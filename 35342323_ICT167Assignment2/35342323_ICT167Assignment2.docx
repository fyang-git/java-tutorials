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6FF6F" w14:textId="6F9FEB94" w:rsidR="00B948AE" w:rsidRDefault="00B948AE" w:rsidP="00B948AE">
      <w:pPr>
        <w:rPr>
          <w:rStyle w:val="TitleChar"/>
        </w:rPr>
      </w:pPr>
      <w:r>
        <w:rPr>
          <w:rStyle w:val="TitleChar"/>
        </w:rPr>
        <w:t xml:space="preserve">Title: ICT167 </w:t>
      </w:r>
      <w:r w:rsidRPr="00B948AE">
        <w:rPr>
          <w:rStyle w:val="TitleChar"/>
        </w:rPr>
        <w:t xml:space="preserve">Assignment </w:t>
      </w:r>
      <w:r w:rsidR="00F9051C">
        <w:rPr>
          <w:rStyle w:val="TitleChar"/>
        </w:rPr>
        <w:t>2</w:t>
      </w:r>
      <w:r w:rsidR="001C69DF">
        <w:rPr>
          <w:rStyle w:val="TitleChar"/>
        </w:rPr>
        <w:t xml:space="preserve"> Documentation</w:t>
      </w:r>
    </w:p>
    <w:sdt>
      <w:sdtPr>
        <w:rPr>
          <w:rFonts w:asciiTheme="minorHAnsi" w:eastAsiaTheme="minorHAnsi" w:hAnsiTheme="minorHAnsi" w:cstheme="minorBidi"/>
          <w:color w:val="auto"/>
          <w:kern w:val="2"/>
          <w:sz w:val="22"/>
          <w:szCs w:val="22"/>
          <w:lang w:val="en-SG"/>
          <w14:ligatures w14:val="standardContextual"/>
        </w:rPr>
        <w:id w:val="-413388555"/>
        <w:docPartObj>
          <w:docPartGallery w:val="Table of Contents"/>
          <w:docPartUnique/>
        </w:docPartObj>
      </w:sdtPr>
      <w:sdtEndPr>
        <w:rPr>
          <w:b/>
          <w:bCs/>
          <w:noProof/>
        </w:rPr>
      </w:sdtEndPr>
      <w:sdtContent>
        <w:p w14:paraId="12F1852A" w14:textId="01173DEA" w:rsidR="00DD6C9D" w:rsidRDefault="00DD6C9D">
          <w:pPr>
            <w:pStyle w:val="TOCHeading"/>
          </w:pPr>
          <w:r>
            <w:t>Contents</w:t>
          </w:r>
        </w:p>
        <w:p w14:paraId="7F5141F3" w14:textId="656F2FB3" w:rsidR="00985B54" w:rsidRDefault="00DD6C9D">
          <w:pPr>
            <w:pStyle w:val="TOC1"/>
            <w:tabs>
              <w:tab w:val="right" w:leader="dot" w:pos="9016"/>
            </w:tabs>
            <w:rPr>
              <w:rFonts w:eastAsiaTheme="minorEastAsia"/>
              <w:noProof/>
              <w:sz w:val="24"/>
              <w:szCs w:val="24"/>
              <w:lang w:eastAsia="en-SG"/>
            </w:rPr>
          </w:pPr>
          <w:r>
            <w:fldChar w:fldCharType="begin"/>
          </w:r>
          <w:r>
            <w:instrText xml:space="preserve"> TOC \o "1-3" \h \z \u </w:instrText>
          </w:r>
          <w:r>
            <w:fldChar w:fldCharType="separate"/>
          </w:r>
          <w:hyperlink w:anchor="_Toc163268230" w:history="1">
            <w:r w:rsidR="00985B54" w:rsidRPr="003F1391">
              <w:rPr>
                <w:rStyle w:val="Hyperlink"/>
                <w:noProof/>
              </w:rPr>
              <w:t>1. This documentation is authored by Yang Fengfan (35342323) on April 1, 2024.</w:t>
            </w:r>
            <w:r w:rsidR="00985B54">
              <w:rPr>
                <w:noProof/>
                <w:webHidden/>
              </w:rPr>
              <w:tab/>
            </w:r>
            <w:r w:rsidR="00985B54">
              <w:rPr>
                <w:noProof/>
                <w:webHidden/>
              </w:rPr>
              <w:fldChar w:fldCharType="begin"/>
            </w:r>
            <w:r w:rsidR="00985B54">
              <w:rPr>
                <w:noProof/>
                <w:webHidden/>
              </w:rPr>
              <w:instrText xml:space="preserve"> PAGEREF _Toc163268230 \h </w:instrText>
            </w:r>
            <w:r w:rsidR="00985B54">
              <w:rPr>
                <w:noProof/>
                <w:webHidden/>
              </w:rPr>
            </w:r>
            <w:r w:rsidR="00985B54">
              <w:rPr>
                <w:noProof/>
                <w:webHidden/>
              </w:rPr>
              <w:fldChar w:fldCharType="separate"/>
            </w:r>
            <w:r w:rsidR="00985B54">
              <w:rPr>
                <w:noProof/>
                <w:webHidden/>
              </w:rPr>
              <w:t>1</w:t>
            </w:r>
            <w:r w:rsidR="00985B54">
              <w:rPr>
                <w:noProof/>
                <w:webHidden/>
              </w:rPr>
              <w:fldChar w:fldCharType="end"/>
            </w:r>
          </w:hyperlink>
        </w:p>
        <w:p w14:paraId="6B5C0D52" w14:textId="452947EE" w:rsidR="00985B54" w:rsidRDefault="00000000">
          <w:pPr>
            <w:pStyle w:val="TOC1"/>
            <w:tabs>
              <w:tab w:val="right" w:leader="dot" w:pos="9016"/>
            </w:tabs>
            <w:rPr>
              <w:rFonts w:eastAsiaTheme="minorEastAsia"/>
              <w:noProof/>
              <w:sz w:val="24"/>
              <w:szCs w:val="24"/>
              <w:lang w:eastAsia="en-SG"/>
            </w:rPr>
          </w:pPr>
          <w:hyperlink w:anchor="_Toc163268231" w:history="1">
            <w:r w:rsidR="00985B54" w:rsidRPr="003F1391">
              <w:rPr>
                <w:rStyle w:val="Hyperlink"/>
                <w:noProof/>
              </w:rPr>
              <w:t>2. Requirements/Specification</w:t>
            </w:r>
            <w:r w:rsidR="00985B54">
              <w:rPr>
                <w:noProof/>
                <w:webHidden/>
              </w:rPr>
              <w:tab/>
            </w:r>
            <w:r w:rsidR="00985B54">
              <w:rPr>
                <w:noProof/>
                <w:webHidden/>
              </w:rPr>
              <w:fldChar w:fldCharType="begin"/>
            </w:r>
            <w:r w:rsidR="00985B54">
              <w:rPr>
                <w:noProof/>
                <w:webHidden/>
              </w:rPr>
              <w:instrText xml:space="preserve"> PAGEREF _Toc163268231 \h </w:instrText>
            </w:r>
            <w:r w:rsidR="00985B54">
              <w:rPr>
                <w:noProof/>
                <w:webHidden/>
              </w:rPr>
            </w:r>
            <w:r w:rsidR="00985B54">
              <w:rPr>
                <w:noProof/>
                <w:webHidden/>
              </w:rPr>
              <w:fldChar w:fldCharType="separate"/>
            </w:r>
            <w:r w:rsidR="00985B54">
              <w:rPr>
                <w:noProof/>
                <w:webHidden/>
              </w:rPr>
              <w:t>2</w:t>
            </w:r>
            <w:r w:rsidR="00985B54">
              <w:rPr>
                <w:noProof/>
                <w:webHidden/>
              </w:rPr>
              <w:fldChar w:fldCharType="end"/>
            </w:r>
          </w:hyperlink>
        </w:p>
        <w:p w14:paraId="45780158" w14:textId="399A2A7A" w:rsidR="00985B54" w:rsidRDefault="00000000">
          <w:pPr>
            <w:pStyle w:val="TOC2"/>
            <w:tabs>
              <w:tab w:val="right" w:leader="dot" w:pos="9016"/>
            </w:tabs>
            <w:rPr>
              <w:rFonts w:eastAsiaTheme="minorEastAsia"/>
              <w:noProof/>
              <w:sz w:val="24"/>
              <w:szCs w:val="24"/>
              <w:lang w:eastAsia="en-SG"/>
            </w:rPr>
          </w:pPr>
          <w:hyperlink w:anchor="_Toc163268232" w:history="1">
            <w:r w:rsidR="00985B54" w:rsidRPr="003F1391">
              <w:rPr>
                <w:rStyle w:val="Hyperlink"/>
                <w:noProof/>
              </w:rPr>
              <w:t>Assumptions and Conditions</w:t>
            </w:r>
            <w:r w:rsidR="00985B54">
              <w:rPr>
                <w:noProof/>
                <w:webHidden/>
              </w:rPr>
              <w:tab/>
            </w:r>
            <w:r w:rsidR="00985B54">
              <w:rPr>
                <w:noProof/>
                <w:webHidden/>
              </w:rPr>
              <w:fldChar w:fldCharType="begin"/>
            </w:r>
            <w:r w:rsidR="00985B54">
              <w:rPr>
                <w:noProof/>
                <w:webHidden/>
              </w:rPr>
              <w:instrText xml:space="preserve"> PAGEREF _Toc163268232 \h </w:instrText>
            </w:r>
            <w:r w:rsidR="00985B54">
              <w:rPr>
                <w:noProof/>
                <w:webHidden/>
              </w:rPr>
            </w:r>
            <w:r w:rsidR="00985B54">
              <w:rPr>
                <w:noProof/>
                <w:webHidden/>
              </w:rPr>
              <w:fldChar w:fldCharType="separate"/>
            </w:r>
            <w:r w:rsidR="00985B54">
              <w:rPr>
                <w:noProof/>
                <w:webHidden/>
              </w:rPr>
              <w:t>2</w:t>
            </w:r>
            <w:r w:rsidR="00985B54">
              <w:rPr>
                <w:noProof/>
                <w:webHidden/>
              </w:rPr>
              <w:fldChar w:fldCharType="end"/>
            </w:r>
          </w:hyperlink>
        </w:p>
        <w:p w14:paraId="27D85EDE" w14:textId="1664EA7F" w:rsidR="00985B54" w:rsidRDefault="00000000">
          <w:pPr>
            <w:pStyle w:val="TOC2"/>
            <w:tabs>
              <w:tab w:val="right" w:leader="dot" w:pos="9016"/>
            </w:tabs>
            <w:rPr>
              <w:rFonts w:eastAsiaTheme="minorEastAsia"/>
              <w:noProof/>
              <w:sz w:val="24"/>
              <w:szCs w:val="24"/>
              <w:lang w:eastAsia="en-SG"/>
            </w:rPr>
          </w:pPr>
          <w:hyperlink w:anchor="_Toc163268233" w:history="1">
            <w:r w:rsidR="00985B54" w:rsidRPr="003F1391">
              <w:rPr>
                <w:rStyle w:val="Hyperlink"/>
                <w:noProof/>
              </w:rPr>
              <w:t>Inheritance</w:t>
            </w:r>
            <w:r w:rsidR="00985B54">
              <w:rPr>
                <w:noProof/>
                <w:webHidden/>
              </w:rPr>
              <w:tab/>
            </w:r>
            <w:r w:rsidR="00985B54">
              <w:rPr>
                <w:noProof/>
                <w:webHidden/>
              </w:rPr>
              <w:fldChar w:fldCharType="begin"/>
            </w:r>
            <w:r w:rsidR="00985B54">
              <w:rPr>
                <w:noProof/>
                <w:webHidden/>
              </w:rPr>
              <w:instrText xml:space="preserve"> PAGEREF _Toc163268233 \h </w:instrText>
            </w:r>
            <w:r w:rsidR="00985B54">
              <w:rPr>
                <w:noProof/>
                <w:webHidden/>
              </w:rPr>
            </w:r>
            <w:r w:rsidR="00985B54">
              <w:rPr>
                <w:noProof/>
                <w:webHidden/>
              </w:rPr>
              <w:fldChar w:fldCharType="separate"/>
            </w:r>
            <w:r w:rsidR="00985B54">
              <w:rPr>
                <w:noProof/>
                <w:webHidden/>
              </w:rPr>
              <w:t>2</w:t>
            </w:r>
            <w:r w:rsidR="00985B54">
              <w:rPr>
                <w:noProof/>
                <w:webHidden/>
              </w:rPr>
              <w:fldChar w:fldCharType="end"/>
            </w:r>
          </w:hyperlink>
        </w:p>
        <w:p w14:paraId="32BC3295" w14:textId="11BB412E" w:rsidR="00985B54" w:rsidRDefault="00000000">
          <w:pPr>
            <w:pStyle w:val="TOC2"/>
            <w:tabs>
              <w:tab w:val="right" w:leader="dot" w:pos="9016"/>
            </w:tabs>
            <w:rPr>
              <w:rFonts w:eastAsiaTheme="minorEastAsia"/>
              <w:noProof/>
              <w:sz w:val="24"/>
              <w:szCs w:val="24"/>
              <w:lang w:eastAsia="en-SG"/>
            </w:rPr>
          </w:pPr>
          <w:hyperlink w:anchor="_Toc163268234" w:history="1">
            <w:r w:rsidR="00985B54" w:rsidRPr="003F1391">
              <w:rPr>
                <w:rStyle w:val="Hyperlink"/>
                <w:noProof/>
              </w:rPr>
              <w:t>Polymorphism</w:t>
            </w:r>
            <w:r w:rsidR="00985B54">
              <w:rPr>
                <w:noProof/>
                <w:webHidden/>
              </w:rPr>
              <w:tab/>
            </w:r>
            <w:r w:rsidR="00985B54">
              <w:rPr>
                <w:noProof/>
                <w:webHidden/>
              </w:rPr>
              <w:fldChar w:fldCharType="begin"/>
            </w:r>
            <w:r w:rsidR="00985B54">
              <w:rPr>
                <w:noProof/>
                <w:webHidden/>
              </w:rPr>
              <w:instrText xml:space="preserve"> PAGEREF _Toc163268234 \h </w:instrText>
            </w:r>
            <w:r w:rsidR="00985B54">
              <w:rPr>
                <w:noProof/>
                <w:webHidden/>
              </w:rPr>
            </w:r>
            <w:r w:rsidR="00985B54">
              <w:rPr>
                <w:noProof/>
                <w:webHidden/>
              </w:rPr>
              <w:fldChar w:fldCharType="separate"/>
            </w:r>
            <w:r w:rsidR="00985B54">
              <w:rPr>
                <w:noProof/>
                <w:webHidden/>
              </w:rPr>
              <w:t>2</w:t>
            </w:r>
            <w:r w:rsidR="00985B54">
              <w:rPr>
                <w:noProof/>
                <w:webHidden/>
              </w:rPr>
              <w:fldChar w:fldCharType="end"/>
            </w:r>
          </w:hyperlink>
        </w:p>
        <w:p w14:paraId="78ED3FFD" w14:textId="19F639AF" w:rsidR="00985B54" w:rsidRDefault="00000000">
          <w:pPr>
            <w:pStyle w:val="TOC2"/>
            <w:tabs>
              <w:tab w:val="right" w:leader="dot" w:pos="9016"/>
            </w:tabs>
            <w:rPr>
              <w:rFonts w:eastAsiaTheme="minorEastAsia"/>
              <w:noProof/>
              <w:sz w:val="24"/>
              <w:szCs w:val="24"/>
              <w:lang w:eastAsia="en-SG"/>
            </w:rPr>
          </w:pPr>
          <w:hyperlink w:anchor="_Toc163268235" w:history="1">
            <w:r w:rsidR="00985B54" w:rsidRPr="003F1391">
              <w:rPr>
                <w:rStyle w:val="Hyperlink"/>
                <w:noProof/>
              </w:rPr>
              <w:t>Dynamic binding</w:t>
            </w:r>
            <w:r w:rsidR="00985B54">
              <w:rPr>
                <w:noProof/>
                <w:webHidden/>
              </w:rPr>
              <w:tab/>
            </w:r>
            <w:r w:rsidR="00985B54">
              <w:rPr>
                <w:noProof/>
                <w:webHidden/>
              </w:rPr>
              <w:fldChar w:fldCharType="begin"/>
            </w:r>
            <w:r w:rsidR="00985B54">
              <w:rPr>
                <w:noProof/>
                <w:webHidden/>
              </w:rPr>
              <w:instrText xml:space="preserve"> PAGEREF _Toc163268235 \h </w:instrText>
            </w:r>
            <w:r w:rsidR="00985B54">
              <w:rPr>
                <w:noProof/>
                <w:webHidden/>
              </w:rPr>
            </w:r>
            <w:r w:rsidR="00985B54">
              <w:rPr>
                <w:noProof/>
                <w:webHidden/>
              </w:rPr>
              <w:fldChar w:fldCharType="separate"/>
            </w:r>
            <w:r w:rsidR="00985B54">
              <w:rPr>
                <w:noProof/>
                <w:webHidden/>
              </w:rPr>
              <w:t>2</w:t>
            </w:r>
            <w:r w:rsidR="00985B54">
              <w:rPr>
                <w:noProof/>
                <w:webHidden/>
              </w:rPr>
              <w:fldChar w:fldCharType="end"/>
            </w:r>
          </w:hyperlink>
        </w:p>
        <w:p w14:paraId="40BCC026" w14:textId="35D91796" w:rsidR="00985B54" w:rsidRDefault="00000000">
          <w:pPr>
            <w:pStyle w:val="TOC2"/>
            <w:tabs>
              <w:tab w:val="right" w:leader="dot" w:pos="9016"/>
            </w:tabs>
            <w:rPr>
              <w:rFonts w:eastAsiaTheme="minorEastAsia"/>
              <w:noProof/>
              <w:sz w:val="24"/>
              <w:szCs w:val="24"/>
              <w:lang w:eastAsia="en-SG"/>
            </w:rPr>
          </w:pPr>
          <w:hyperlink w:anchor="_Toc163268236" w:history="1">
            <w:r w:rsidR="00985B54" w:rsidRPr="003F1391">
              <w:rPr>
                <w:rStyle w:val="Hyperlink"/>
                <w:noProof/>
              </w:rPr>
              <w:t>Sorting algorithm</w:t>
            </w:r>
            <w:r w:rsidR="00985B54">
              <w:rPr>
                <w:noProof/>
                <w:webHidden/>
              </w:rPr>
              <w:tab/>
            </w:r>
            <w:r w:rsidR="00985B54">
              <w:rPr>
                <w:noProof/>
                <w:webHidden/>
              </w:rPr>
              <w:fldChar w:fldCharType="begin"/>
            </w:r>
            <w:r w:rsidR="00985B54">
              <w:rPr>
                <w:noProof/>
                <w:webHidden/>
              </w:rPr>
              <w:instrText xml:space="preserve"> PAGEREF _Toc163268236 \h </w:instrText>
            </w:r>
            <w:r w:rsidR="00985B54">
              <w:rPr>
                <w:noProof/>
                <w:webHidden/>
              </w:rPr>
            </w:r>
            <w:r w:rsidR="00985B54">
              <w:rPr>
                <w:noProof/>
                <w:webHidden/>
              </w:rPr>
              <w:fldChar w:fldCharType="separate"/>
            </w:r>
            <w:r w:rsidR="00985B54">
              <w:rPr>
                <w:noProof/>
                <w:webHidden/>
              </w:rPr>
              <w:t>2</w:t>
            </w:r>
            <w:r w:rsidR="00985B54">
              <w:rPr>
                <w:noProof/>
                <w:webHidden/>
              </w:rPr>
              <w:fldChar w:fldCharType="end"/>
            </w:r>
          </w:hyperlink>
        </w:p>
        <w:p w14:paraId="242459BB" w14:textId="4B4C07F3" w:rsidR="00985B54" w:rsidRDefault="00000000">
          <w:pPr>
            <w:pStyle w:val="TOC2"/>
            <w:tabs>
              <w:tab w:val="right" w:leader="dot" w:pos="9016"/>
            </w:tabs>
            <w:rPr>
              <w:rFonts w:eastAsiaTheme="minorEastAsia"/>
              <w:noProof/>
              <w:sz w:val="24"/>
              <w:szCs w:val="24"/>
              <w:lang w:eastAsia="en-SG"/>
            </w:rPr>
          </w:pPr>
          <w:hyperlink w:anchor="_Toc163268237" w:history="1">
            <w:r w:rsidR="00985B54" w:rsidRPr="003F1391">
              <w:rPr>
                <w:rStyle w:val="Hyperlink"/>
                <w:noProof/>
              </w:rPr>
              <w:t>Handling CSV files</w:t>
            </w:r>
            <w:r w:rsidR="00985B54">
              <w:rPr>
                <w:noProof/>
                <w:webHidden/>
              </w:rPr>
              <w:tab/>
            </w:r>
            <w:r w:rsidR="00985B54">
              <w:rPr>
                <w:noProof/>
                <w:webHidden/>
              </w:rPr>
              <w:fldChar w:fldCharType="begin"/>
            </w:r>
            <w:r w:rsidR="00985B54">
              <w:rPr>
                <w:noProof/>
                <w:webHidden/>
              </w:rPr>
              <w:instrText xml:space="preserve"> PAGEREF _Toc163268237 \h </w:instrText>
            </w:r>
            <w:r w:rsidR="00985B54">
              <w:rPr>
                <w:noProof/>
                <w:webHidden/>
              </w:rPr>
            </w:r>
            <w:r w:rsidR="00985B54">
              <w:rPr>
                <w:noProof/>
                <w:webHidden/>
              </w:rPr>
              <w:fldChar w:fldCharType="separate"/>
            </w:r>
            <w:r w:rsidR="00985B54">
              <w:rPr>
                <w:noProof/>
                <w:webHidden/>
              </w:rPr>
              <w:t>2</w:t>
            </w:r>
            <w:r w:rsidR="00985B54">
              <w:rPr>
                <w:noProof/>
                <w:webHidden/>
              </w:rPr>
              <w:fldChar w:fldCharType="end"/>
            </w:r>
          </w:hyperlink>
        </w:p>
        <w:p w14:paraId="2193324D" w14:textId="535C1619" w:rsidR="00985B54" w:rsidRDefault="00000000">
          <w:pPr>
            <w:pStyle w:val="TOC1"/>
            <w:tabs>
              <w:tab w:val="right" w:leader="dot" w:pos="9016"/>
            </w:tabs>
            <w:rPr>
              <w:rFonts w:eastAsiaTheme="minorEastAsia"/>
              <w:noProof/>
              <w:sz w:val="24"/>
              <w:szCs w:val="24"/>
              <w:lang w:eastAsia="en-SG"/>
            </w:rPr>
          </w:pPr>
          <w:hyperlink w:anchor="_Toc163268238" w:history="1">
            <w:r w:rsidR="00985B54" w:rsidRPr="003F1391">
              <w:rPr>
                <w:rStyle w:val="Hyperlink"/>
                <w:noProof/>
              </w:rPr>
              <w:t>3. User Guide:</w:t>
            </w:r>
            <w:r w:rsidR="00985B54">
              <w:rPr>
                <w:noProof/>
                <w:webHidden/>
              </w:rPr>
              <w:tab/>
            </w:r>
            <w:r w:rsidR="00985B54">
              <w:rPr>
                <w:noProof/>
                <w:webHidden/>
              </w:rPr>
              <w:fldChar w:fldCharType="begin"/>
            </w:r>
            <w:r w:rsidR="00985B54">
              <w:rPr>
                <w:noProof/>
                <w:webHidden/>
              </w:rPr>
              <w:instrText xml:space="preserve"> PAGEREF _Toc163268238 \h </w:instrText>
            </w:r>
            <w:r w:rsidR="00985B54">
              <w:rPr>
                <w:noProof/>
                <w:webHidden/>
              </w:rPr>
            </w:r>
            <w:r w:rsidR="00985B54">
              <w:rPr>
                <w:noProof/>
                <w:webHidden/>
              </w:rPr>
              <w:fldChar w:fldCharType="separate"/>
            </w:r>
            <w:r w:rsidR="00985B54">
              <w:rPr>
                <w:noProof/>
                <w:webHidden/>
              </w:rPr>
              <w:t>2</w:t>
            </w:r>
            <w:r w:rsidR="00985B54">
              <w:rPr>
                <w:noProof/>
                <w:webHidden/>
              </w:rPr>
              <w:fldChar w:fldCharType="end"/>
            </w:r>
          </w:hyperlink>
        </w:p>
        <w:p w14:paraId="26FD85DF" w14:textId="2520CA7D" w:rsidR="00985B54" w:rsidRDefault="00000000">
          <w:pPr>
            <w:pStyle w:val="TOC1"/>
            <w:tabs>
              <w:tab w:val="right" w:leader="dot" w:pos="9016"/>
            </w:tabs>
            <w:rPr>
              <w:rFonts w:eastAsiaTheme="minorEastAsia"/>
              <w:noProof/>
              <w:sz w:val="24"/>
              <w:szCs w:val="24"/>
              <w:lang w:eastAsia="en-SG"/>
            </w:rPr>
          </w:pPr>
          <w:hyperlink w:anchor="_Toc163268239" w:history="1">
            <w:r w:rsidR="00985B54" w:rsidRPr="003F1391">
              <w:rPr>
                <w:rStyle w:val="Hyperlink"/>
                <w:noProof/>
              </w:rPr>
              <w:t>4. Structure/Design/Algorithm:</w:t>
            </w:r>
            <w:r w:rsidR="00985B54">
              <w:rPr>
                <w:noProof/>
                <w:webHidden/>
              </w:rPr>
              <w:tab/>
            </w:r>
            <w:r w:rsidR="00985B54">
              <w:rPr>
                <w:noProof/>
                <w:webHidden/>
              </w:rPr>
              <w:fldChar w:fldCharType="begin"/>
            </w:r>
            <w:r w:rsidR="00985B54">
              <w:rPr>
                <w:noProof/>
                <w:webHidden/>
              </w:rPr>
              <w:instrText xml:space="preserve"> PAGEREF _Toc163268239 \h </w:instrText>
            </w:r>
            <w:r w:rsidR="00985B54">
              <w:rPr>
                <w:noProof/>
                <w:webHidden/>
              </w:rPr>
            </w:r>
            <w:r w:rsidR="00985B54">
              <w:rPr>
                <w:noProof/>
                <w:webHidden/>
              </w:rPr>
              <w:fldChar w:fldCharType="separate"/>
            </w:r>
            <w:r w:rsidR="00985B54">
              <w:rPr>
                <w:noProof/>
                <w:webHidden/>
              </w:rPr>
              <w:t>3</w:t>
            </w:r>
            <w:r w:rsidR="00985B54">
              <w:rPr>
                <w:noProof/>
                <w:webHidden/>
              </w:rPr>
              <w:fldChar w:fldCharType="end"/>
            </w:r>
          </w:hyperlink>
        </w:p>
        <w:p w14:paraId="670583F1" w14:textId="111294B4" w:rsidR="00985B54" w:rsidRDefault="00000000">
          <w:pPr>
            <w:pStyle w:val="TOC2"/>
            <w:tabs>
              <w:tab w:val="right" w:leader="dot" w:pos="9016"/>
            </w:tabs>
            <w:rPr>
              <w:rFonts w:eastAsiaTheme="minorEastAsia"/>
              <w:noProof/>
              <w:sz w:val="24"/>
              <w:szCs w:val="24"/>
              <w:lang w:eastAsia="en-SG"/>
            </w:rPr>
          </w:pPr>
          <w:hyperlink w:anchor="_Toc163268240" w:history="1">
            <w:r w:rsidR="00985B54" w:rsidRPr="003F1391">
              <w:rPr>
                <w:rStyle w:val="Hyperlink"/>
                <w:noProof/>
              </w:rPr>
              <w:t>Student class design</w:t>
            </w:r>
            <w:r w:rsidR="00985B54">
              <w:rPr>
                <w:noProof/>
                <w:webHidden/>
              </w:rPr>
              <w:tab/>
            </w:r>
            <w:r w:rsidR="00985B54">
              <w:rPr>
                <w:noProof/>
                <w:webHidden/>
              </w:rPr>
              <w:fldChar w:fldCharType="begin"/>
            </w:r>
            <w:r w:rsidR="00985B54">
              <w:rPr>
                <w:noProof/>
                <w:webHidden/>
              </w:rPr>
              <w:instrText xml:space="preserve"> PAGEREF _Toc163268240 \h </w:instrText>
            </w:r>
            <w:r w:rsidR="00985B54">
              <w:rPr>
                <w:noProof/>
                <w:webHidden/>
              </w:rPr>
            </w:r>
            <w:r w:rsidR="00985B54">
              <w:rPr>
                <w:noProof/>
                <w:webHidden/>
              </w:rPr>
              <w:fldChar w:fldCharType="separate"/>
            </w:r>
            <w:r w:rsidR="00985B54">
              <w:rPr>
                <w:noProof/>
                <w:webHidden/>
              </w:rPr>
              <w:t>3</w:t>
            </w:r>
            <w:r w:rsidR="00985B54">
              <w:rPr>
                <w:noProof/>
                <w:webHidden/>
              </w:rPr>
              <w:fldChar w:fldCharType="end"/>
            </w:r>
          </w:hyperlink>
        </w:p>
        <w:p w14:paraId="59A39CC6" w14:textId="7BBFCC88" w:rsidR="00985B54" w:rsidRDefault="00000000">
          <w:pPr>
            <w:pStyle w:val="TOC2"/>
            <w:tabs>
              <w:tab w:val="right" w:leader="dot" w:pos="9016"/>
            </w:tabs>
            <w:rPr>
              <w:rFonts w:eastAsiaTheme="minorEastAsia"/>
              <w:noProof/>
              <w:sz w:val="24"/>
              <w:szCs w:val="24"/>
              <w:lang w:eastAsia="en-SG"/>
            </w:rPr>
          </w:pPr>
          <w:hyperlink w:anchor="_Toc163268241" w:history="1">
            <w:r w:rsidR="00985B54" w:rsidRPr="003F1391">
              <w:rPr>
                <w:rStyle w:val="Hyperlink"/>
                <w:noProof/>
              </w:rPr>
              <w:t>UML class diagram for Student class</w:t>
            </w:r>
            <w:r w:rsidR="00985B54">
              <w:rPr>
                <w:noProof/>
                <w:webHidden/>
              </w:rPr>
              <w:tab/>
            </w:r>
            <w:r w:rsidR="00985B54">
              <w:rPr>
                <w:noProof/>
                <w:webHidden/>
              </w:rPr>
              <w:fldChar w:fldCharType="begin"/>
            </w:r>
            <w:r w:rsidR="00985B54">
              <w:rPr>
                <w:noProof/>
                <w:webHidden/>
              </w:rPr>
              <w:instrText xml:space="preserve"> PAGEREF _Toc163268241 \h </w:instrText>
            </w:r>
            <w:r w:rsidR="00985B54">
              <w:rPr>
                <w:noProof/>
                <w:webHidden/>
              </w:rPr>
            </w:r>
            <w:r w:rsidR="00985B54">
              <w:rPr>
                <w:noProof/>
                <w:webHidden/>
              </w:rPr>
              <w:fldChar w:fldCharType="separate"/>
            </w:r>
            <w:r w:rsidR="00985B54">
              <w:rPr>
                <w:noProof/>
                <w:webHidden/>
              </w:rPr>
              <w:t>3</w:t>
            </w:r>
            <w:r w:rsidR="00985B54">
              <w:rPr>
                <w:noProof/>
                <w:webHidden/>
              </w:rPr>
              <w:fldChar w:fldCharType="end"/>
            </w:r>
          </w:hyperlink>
        </w:p>
        <w:p w14:paraId="74C24B2B" w14:textId="4C6E8BFC" w:rsidR="00985B54" w:rsidRDefault="00000000">
          <w:pPr>
            <w:pStyle w:val="TOC2"/>
            <w:tabs>
              <w:tab w:val="right" w:leader="dot" w:pos="9016"/>
            </w:tabs>
            <w:rPr>
              <w:rFonts w:eastAsiaTheme="minorEastAsia"/>
              <w:noProof/>
              <w:sz w:val="24"/>
              <w:szCs w:val="24"/>
              <w:lang w:eastAsia="en-SG"/>
            </w:rPr>
          </w:pPr>
          <w:hyperlink w:anchor="_Toc163268242" w:history="1">
            <w:r w:rsidR="00985B54" w:rsidRPr="003F1391">
              <w:rPr>
                <w:rStyle w:val="Hyperlink"/>
                <w:noProof/>
              </w:rPr>
              <w:t>Client program design</w:t>
            </w:r>
            <w:r w:rsidR="00985B54">
              <w:rPr>
                <w:noProof/>
                <w:webHidden/>
              </w:rPr>
              <w:tab/>
            </w:r>
            <w:r w:rsidR="00985B54">
              <w:rPr>
                <w:noProof/>
                <w:webHidden/>
              </w:rPr>
              <w:fldChar w:fldCharType="begin"/>
            </w:r>
            <w:r w:rsidR="00985B54">
              <w:rPr>
                <w:noProof/>
                <w:webHidden/>
              </w:rPr>
              <w:instrText xml:space="preserve"> PAGEREF _Toc163268242 \h </w:instrText>
            </w:r>
            <w:r w:rsidR="00985B54">
              <w:rPr>
                <w:noProof/>
                <w:webHidden/>
              </w:rPr>
            </w:r>
            <w:r w:rsidR="00985B54">
              <w:rPr>
                <w:noProof/>
                <w:webHidden/>
              </w:rPr>
              <w:fldChar w:fldCharType="separate"/>
            </w:r>
            <w:r w:rsidR="00985B54">
              <w:rPr>
                <w:noProof/>
                <w:webHidden/>
              </w:rPr>
              <w:t>3</w:t>
            </w:r>
            <w:r w:rsidR="00985B54">
              <w:rPr>
                <w:noProof/>
                <w:webHidden/>
              </w:rPr>
              <w:fldChar w:fldCharType="end"/>
            </w:r>
          </w:hyperlink>
        </w:p>
        <w:p w14:paraId="5CCA9865" w14:textId="0DD2EB52" w:rsidR="00985B54" w:rsidRDefault="00000000">
          <w:pPr>
            <w:pStyle w:val="TOC2"/>
            <w:tabs>
              <w:tab w:val="right" w:leader="dot" w:pos="9016"/>
            </w:tabs>
            <w:rPr>
              <w:rFonts w:eastAsiaTheme="minorEastAsia"/>
              <w:noProof/>
              <w:sz w:val="24"/>
              <w:szCs w:val="24"/>
              <w:lang w:eastAsia="en-SG"/>
            </w:rPr>
          </w:pPr>
          <w:hyperlink w:anchor="_Toc163268243" w:history="1">
            <w:r w:rsidR="00985B54" w:rsidRPr="003F1391">
              <w:rPr>
                <w:rStyle w:val="Hyperlink"/>
                <w:noProof/>
              </w:rPr>
              <w:t>Client program Structure Diagram</w:t>
            </w:r>
            <w:r w:rsidR="00985B54">
              <w:rPr>
                <w:noProof/>
                <w:webHidden/>
              </w:rPr>
              <w:tab/>
            </w:r>
            <w:r w:rsidR="00985B54">
              <w:rPr>
                <w:noProof/>
                <w:webHidden/>
              </w:rPr>
              <w:fldChar w:fldCharType="begin"/>
            </w:r>
            <w:r w:rsidR="00985B54">
              <w:rPr>
                <w:noProof/>
                <w:webHidden/>
              </w:rPr>
              <w:instrText xml:space="preserve"> PAGEREF _Toc163268243 \h </w:instrText>
            </w:r>
            <w:r w:rsidR="00985B54">
              <w:rPr>
                <w:noProof/>
                <w:webHidden/>
              </w:rPr>
            </w:r>
            <w:r w:rsidR="00985B54">
              <w:rPr>
                <w:noProof/>
                <w:webHidden/>
              </w:rPr>
              <w:fldChar w:fldCharType="separate"/>
            </w:r>
            <w:r w:rsidR="00985B54">
              <w:rPr>
                <w:noProof/>
                <w:webHidden/>
              </w:rPr>
              <w:t>3</w:t>
            </w:r>
            <w:r w:rsidR="00985B54">
              <w:rPr>
                <w:noProof/>
                <w:webHidden/>
              </w:rPr>
              <w:fldChar w:fldCharType="end"/>
            </w:r>
          </w:hyperlink>
        </w:p>
        <w:p w14:paraId="63454A8F" w14:textId="011B99E5" w:rsidR="00985B54" w:rsidRDefault="00000000">
          <w:pPr>
            <w:pStyle w:val="TOC2"/>
            <w:tabs>
              <w:tab w:val="right" w:leader="dot" w:pos="9016"/>
            </w:tabs>
            <w:rPr>
              <w:rFonts w:eastAsiaTheme="minorEastAsia"/>
              <w:noProof/>
              <w:sz w:val="24"/>
              <w:szCs w:val="24"/>
              <w:lang w:eastAsia="en-SG"/>
            </w:rPr>
          </w:pPr>
          <w:hyperlink w:anchor="_Toc163268244" w:history="1">
            <w:r w:rsidR="00985B54" w:rsidRPr="003F1391">
              <w:rPr>
                <w:rStyle w:val="Hyperlink"/>
                <w:noProof/>
              </w:rPr>
              <w:t>Pseudocode of Client program:</w:t>
            </w:r>
            <w:r w:rsidR="00985B54">
              <w:rPr>
                <w:noProof/>
                <w:webHidden/>
              </w:rPr>
              <w:tab/>
            </w:r>
            <w:r w:rsidR="00985B54">
              <w:rPr>
                <w:noProof/>
                <w:webHidden/>
              </w:rPr>
              <w:fldChar w:fldCharType="begin"/>
            </w:r>
            <w:r w:rsidR="00985B54">
              <w:rPr>
                <w:noProof/>
                <w:webHidden/>
              </w:rPr>
              <w:instrText xml:space="preserve"> PAGEREF _Toc163268244 \h </w:instrText>
            </w:r>
            <w:r w:rsidR="00985B54">
              <w:rPr>
                <w:noProof/>
                <w:webHidden/>
              </w:rPr>
            </w:r>
            <w:r w:rsidR="00985B54">
              <w:rPr>
                <w:noProof/>
                <w:webHidden/>
              </w:rPr>
              <w:fldChar w:fldCharType="separate"/>
            </w:r>
            <w:r w:rsidR="00985B54">
              <w:rPr>
                <w:noProof/>
                <w:webHidden/>
              </w:rPr>
              <w:t>3</w:t>
            </w:r>
            <w:r w:rsidR="00985B54">
              <w:rPr>
                <w:noProof/>
                <w:webHidden/>
              </w:rPr>
              <w:fldChar w:fldCharType="end"/>
            </w:r>
          </w:hyperlink>
        </w:p>
        <w:p w14:paraId="744A310E" w14:textId="381B1725" w:rsidR="00985B54" w:rsidRDefault="00000000">
          <w:pPr>
            <w:pStyle w:val="TOC1"/>
            <w:tabs>
              <w:tab w:val="right" w:leader="dot" w:pos="9016"/>
            </w:tabs>
            <w:rPr>
              <w:rFonts w:eastAsiaTheme="minorEastAsia"/>
              <w:noProof/>
              <w:sz w:val="24"/>
              <w:szCs w:val="24"/>
              <w:lang w:eastAsia="en-SG"/>
            </w:rPr>
          </w:pPr>
          <w:hyperlink w:anchor="_Toc163268245" w:history="1">
            <w:r w:rsidR="00985B54" w:rsidRPr="003F1391">
              <w:rPr>
                <w:rStyle w:val="Hyperlink"/>
                <w:noProof/>
              </w:rPr>
              <w:t>5. Limitations</w:t>
            </w:r>
            <w:r w:rsidR="00985B54">
              <w:rPr>
                <w:noProof/>
                <w:webHidden/>
              </w:rPr>
              <w:tab/>
            </w:r>
            <w:r w:rsidR="00985B54">
              <w:rPr>
                <w:noProof/>
                <w:webHidden/>
              </w:rPr>
              <w:fldChar w:fldCharType="begin"/>
            </w:r>
            <w:r w:rsidR="00985B54">
              <w:rPr>
                <w:noProof/>
                <w:webHidden/>
              </w:rPr>
              <w:instrText xml:space="preserve"> PAGEREF _Toc163268245 \h </w:instrText>
            </w:r>
            <w:r w:rsidR="00985B54">
              <w:rPr>
                <w:noProof/>
                <w:webHidden/>
              </w:rPr>
            </w:r>
            <w:r w:rsidR="00985B54">
              <w:rPr>
                <w:noProof/>
                <w:webHidden/>
              </w:rPr>
              <w:fldChar w:fldCharType="separate"/>
            </w:r>
            <w:r w:rsidR="00985B54">
              <w:rPr>
                <w:noProof/>
                <w:webHidden/>
              </w:rPr>
              <w:t>3</w:t>
            </w:r>
            <w:r w:rsidR="00985B54">
              <w:rPr>
                <w:noProof/>
                <w:webHidden/>
              </w:rPr>
              <w:fldChar w:fldCharType="end"/>
            </w:r>
          </w:hyperlink>
        </w:p>
        <w:p w14:paraId="5D48CF82" w14:textId="4738C399" w:rsidR="00985B54" w:rsidRDefault="00000000">
          <w:pPr>
            <w:pStyle w:val="TOC1"/>
            <w:tabs>
              <w:tab w:val="right" w:leader="dot" w:pos="9016"/>
            </w:tabs>
            <w:rPr>
              <w:rFonts w:eastAsiaTheme="minorEastAsia"/>
              <w:noProof/>
              <w:sz w:val="24"/>
              <w:szCs w:val="24"/>
              <w:lang w:eastAsia="en-SG"/>
            </w:rPr>
          </w:pPr>
          <w:hyperlink w:anchor="_Toc163268246" w:history="1">
            <w:r w:rsidR="00985B54" w:rsidRPr="003F1391">
              <w:rPr>
                <w:rStyle w:val="Hyperlink"/>
                <w:noProof/>
              </w:rPr>
              <w:t>6. Testing</w:t>
            </w:r>
            <w:r w:rsidR="00985B54">
              <w:rPr>
                <w:noProof/>
                <w:webHidden/>
              </w:rPr>
              <w:tab/>
            </w:r>
            <w:r w:rsidR="00985B54">
              <w:rPr>
                <w:noProof/>
                <w:webHidden/>
              </w:rPr>
              <w:fldChar w:fldCharType="begin"/>
            </w:r>
            <w:r w:rsidR="00985B54">
              <w:rPr>
                <w:noProof/>
                <w:webHidden/>
              </w:rPr>
              <w:instrText xml:space="preserve"> PAGEREF _Toc163268246 \h </w:instrText>
            </w:r>
            <w:r w:rsidR="00985B54">
              <w:rPr>
                <w:noProof/>
                <w:webHidden/>
              </w:rPr>
            </w:r>
            <w:r w:rsidR="00985B54">
              <w:rPr>
                <w:noProof/>
                <w:webHidden/>
              </w:rPr>
              <w:fldChar w:fldCharType="separate"/>
            </w:r>
            <w:r w:rsidR="00985B54">
              <w:rPr>
                <w:noProof/>
                <w:webHidden/>
              </w:rPr>
              <w:t>3</w:t>
            </w:r>
            <w:r w:rsidR="00985B54">
              <w:rPr>
                <w:noProof/>
                <w:webHidden/>
              </w:rPr>
              <w:fldChar w:fldCharType="end"/>
            </w:r>
          </w:hyperlink>
        </w:p>
        <w:p w14:paraId="4D4D9DF2" w14:textId="21425211" w:rsidR="00985B54" w:rsidRDefault="00000000">
          <w:pPr>
            <w:pStyle w:val="TOC2"/>
            <w:tabs>
              <w:tab w:val="right" w:leader="dot" w:pos="9016"/>
            </w:tabs>
            <w:rPr>
              <w:rFonts w:eastAsiaTheme="minorEastAsia"/>
              <w:noProof/>
              <w:sz w:val="24"/>
              <w:szCs w:val="24"/>
              <w:lang w:eastAsia="en-SG"/>
            </w:rPr>
          </w:pPr>
          <w:hyperlink w:anchor="_Toc163268247" w:history="1">
            <w:r w:rsidR="00985B54" w:rsidRPr="003F1391">
              <w:rPr>
                <w:rStyle w:val="Hyperlink"/>
                <w:noProof/>
              </w:rPr>
              <w:t>Test Table</w:t>
            </w:r>
            <w:r w:rsidR="00985B54">
              <w:rPr>
                <w:noProof/>
                <w:webHidden/>
              </w:rPr>
              <w:tab/>
            </w:r>
            <w:r w:rsidR="00985B54">
              <w:rPr>
                <w:noProof/>
                <w:webHidden/>
              </w:rPr>
              <w:fldChar w:fldCharType="begin"/>
            </w:r>
            <w:r w:rsidR="00985B54">
              <w:rPr>
                <w:noProof/>
                <w:webHidden/>
              </w:rPr>
              <w:instrText xml:space="preserve"> PAGEREF _Toc163268247 \h </w:instrText>
            </w:r>
            <w:r w:rsidR="00985B54">
              <w:rPr>
                <w:noProof/>
                <w:webHidden/>
              </w:rPr>
            </w:r>
            <w:r w:rsidR="00985B54">
              <w:rPr>
                <w:noProof/>
                <w:webHidden/>
              </w:rPr>
              <w:fldChar w:fldCharType="separate"/>
            </w:r>
            <w:r w:rsidR="00985B54">
              <w:rPr>
                <w:noProof/>
                <w:webHidden/>
              </w:rPr>
              <w:t>3</w:t>
            </w:r>
            <w:r w:rsidR="00985B54">
              <w:rPr>
                <w:noProof/>
                <w:webHidden/>
              </w:rPr>
              <w:fldChar w:fldCharType="end"/>
            </w:r>
          </w:hyperlink>
        </w:p>
        <w:p w14:paraId="35B12016" w14:textId="72808EE6" w:rsidR="00985B54" w:rsidRDefault="00000000">
          <w:pPr>
            <w:pStyle w:val="TOC2"/>
            <w:tabs>
              <w:tab w:val="right" w:leader="dot" w:pos="9016"/>
            </w:tabs>
            <w:rPr>
              <w:rFonts w:eastAsiaTheme="minorEastAsia"/>
              <w:noProof/>
              <w:sz w:val="24"/>
              <w:szCs w:val="24"/>
              <w:lang w:eastAsia="en-SG"/>
            </w:rPr>
          </w:pPr>
          <w:hyperlink w:anchor="_Toc163268248" w:history="1">
            <w:r w:rsidR="00985B54" w:rsidRPr="003F1391">
              <w:rPr>
                <w:rStyle w:val="Hyperlink"/>
                <w:noProof/>
              </w:rPr>
              <w:t>Results of Program Testing</w:t>
            </w:r>
            <w:r w:rsidR="00985B54">
              <w:rPr>
                <w:noProof/>
                <w:webHidden/>
              </w:rPr>
              <w:tab/>
            </w:r>
            <w:r w:rsidR="00985B54">
              <w:rPr>
                <w:noProof/>
                <w:webHidden/>
              </w:rPr>
              <w:fldChar w:fldCharType="begin"/>
            </w:r>
            <w:r w:rsidR="00985B54">
              <w:rPr>
                <w:noProof/>
                <w:webHidden/>
              </w:rPr>
              <w:instrText xml:space="preserve"> PAGEREF _Toc163268248 \h </w:instrText>
            </w:r>
            <w:r w:rsidR="00985B54">
              <w:rPr>
                <w:noProof/>
                <w:webHidden/>
              </w:rPr>
            </w:r>
            <w:r w:rsidR="00985B54">
              <w:rPr>
                <w:noProof/>
                <w:webHidden/>
              </w:rPr>
              <w:fldChar w:fldCharType="separate"/>
            </w:r>
            <w:r w:rsidR="00985B54">
              <w:rPr>
                <w:noProof/>
                <w:webHidden/>
              </w:rPr>
              <w:t>6</w:t>
            </w:r>
            <w:r w:rsidR="00985B54">
              <w:rPr>
                <w:noProof/>
                <w:webHidden/>
              </w:rPr>
              <w:fldChar w:fldCharType="end"/>
            </w:r>
          </w:hyperlink>
        </w:p>
        <w:p w14:paraId="568E4970" w14:textId="6728B74B" w:rsidR="00DD6C9D" w:rsidRDefault="00DD6C9D">
          <w:r>
            <w:rPr>
              <w:b/>
              <w:bCs/>
              <w:noProof/>
            </w:rPr>
            <w:fldChar w:fldCharType="end"/>
          </w:r>
        </w:p>
      </w:sdtContent>
    </w:sdt>
    <w:p w14:paraId="13031B9F" w14:textId="77777777" w:rsidR="00DD6C9D" w:rsidRDefault="00DD6C9D" w:rsidP="00B948AE"/>
    <w:p w14:paraId="539C8D1A" w14:textId="438464AD" w:rsidR="002B5CD7" w:rsidRDefault="00DD6C9D" w:rsidP="00B948AE">
      <w:bookmarkStart w:id="0" w:name="_Toc163268230"/>
      <w:r>
        <w:rPr>
          <w:rStyle w:val="Heading1Char"/>
        </w:rPr>
        <w:t xml:space="preserve">1. </w:t>
      </w:r>
      <w:r w:rsidR="003B0110" w:rsidRPr="002B5CD7">
        <w:rPr>
          <w:rStyle w:val="Heading1Char"/>
        </w:rPr>
        <w:t xml:space="preserve">This documentation is authored by Yang Fengfan (35342323) on </w:t>
      </w:r>
      <w:r w:rsidR="00F9051C">
        <w:rPr>
          <w:rStyle w:val="Heading1Char"/>
        </w:rPr>
        <w:t>April</w:t>
      </w:r>
      <w:r w:rsidR="003B0110" w:rsidRPr="002B5CD7">
        <w:rPr>
          <w:rStyle w:val="Heading1Char"/>
        </w:rPr>
        <w:t xml:space="preserve"> </w:t>
      </w:r>
      <w:r w:rsidR="00F9051C">
        <w:rPr>
          <w:rStyle w:val="Heading1Char"/>
        </w:rPr>
        <w:t>1</w:t>
      </w:r>
      <w:r w:rsidR="003B0110" w:rsidRPr="002B5CD7">
        <w:rPr>
          <w:rStyle w:val="Heading1Char"/>
        </w:rPr>
        <w:t>, 2024.</w:t>
      </w:r>
      <w:bookmarkEnd w:id="0"/>
      <w:r w:rsidR="003B0110">
        <w:t xml:space="preserve"> </w:t>
      </w:r>
    </w:p>
    <w:p w14:paraId="5F4D19A1" w14:textId="6982B093" w:rsidR="00B752FD" w:rsidRDefault="003B0110" w:rsidP="00B948AE">
      <w:r>
        <w:t>It is for a</w:t>
      </w:r>
      <w:r w:rsidR="00B948AE">
        <w:t xml:space="preserve"> </w:t>
      </w:r>
      <w:r w:rsidR="001C69DF">
        <w:t>Java with Ant application</w:t>
      </w:r>
      <w:r>
        <w:t xml:space="preserve"> </w:t>
      </w:r>
      <w:r w:rsidR="001C69DF">
        <w:t>named ICTAssignment</w:t>
      </w:r>
      <w:r w:rsidR="00F9051C">
        <w:t>2</w:t>
      </w:r>
      <w:r w:rsidR="00913A4F">
        <w:t>_3</w:t>
      </w:r>
      <w:r>
        <w:t>, which is submitted in a zip archive named 35342323.zip.</w:t>
      </w:r>
      <w:r w:rsidR="00F9051C">
        <w:t xml:space="preserve"> </w:t>
      </w:r>
      <w:r w:rsidR="00B948AE">
        <w:t>The</w:t>
      </w:r>
      <w:r w:rsidR="00EE2C11">
        <w:t xml:space="preserve"> </w:t>
      </w:r>
      <w:r>
        <w:t xml:space="preserve">Client program </w:t>
      </w:r>
      <w:r w:rsidR="00EE2C11">
        <w:t>file name</w:t>
      </w:r>
      <w:r>
        <w:t xml:space="preserve"> is Client.java, and the </w:t>
      </w:r>
      <w:r w:rsidR="00F9051C">
        <w:t>Student and</w:t>
      </w:r>
      <w:r>
        <w:t xml:space="preserve"> </w:t>
      </w:r>
      <w:r w:rsidR="00F9051C">
        <w:t>Unit</w:t>
      </w:r>
      <w:r>
        <w:t xml:space="preserve"> class</w:t>
      </w:r>
      <w:r w:rsidR="00F9051C">
        <w:t>es</w:t>
      </w:r>
      <w:r>
        <w:t xml:space="preserve"> </w:t>
      </w:r>
      <w:r w:rsidR="00F9051C">
        <w:t>are in</w:t>
      </w:r>
      <w:r>
        <w:t xml:space="preserve"> </w:t>
      </w:r>
      <w:r w:rsidR="00F9051C">
        <w:t>Student</w:t>
      </w:r>
      <w:r>
        <w:t xml:space="preserve">.java. Client.java and </w:t>
      </w:r>
      <w:r w:rsidR="00F9051C">
        <w:t>Student</w:t>
      </w:r>
      <w:r>
        <w:t xml:space="preserve">.java </w:t>
      </w:r>
      <w:r w:rsidR="00B752FD">
        <w:t>are in</w:t>
      </w:r>
      <w:r>
        <w:t xml:space="preserve"> the </w:t>
      </w:r>
      <w:r w:rsidR="00A01BE4">
        <w:t>35342323</w:t>
      </w:r>
      <w:r w:rsidR="00B752FD">
        <w:t>/ICTAssignment2</w:t>
      </w:r>
      <w:r w:rsidR="00A01BE4">
        <w:t>_3</w:t>
      </w:r>
      <w:r w:rsidR="00B752FD">
        <w:t>/src/ictassignment2</w:t>
      </w:r>
      <w:r w:rsidR="002B5CD7">
        <w:t xml:space="preserve"> </w:t>
      </w:r>
    </w:p>
    <w:p w14:paraId="5763F6E4" w14:textId="41325C74" w:rsidR="00913A4F" w:rsidRDefault="00913A4F" w:rsidP="00B948AE">
      <w:r w:rsidRPr="00913A4F">
        <w:rPr>
          <w:noProof/>
        </w:rPr>
        <w:drawing>
          <wp:inline distT="0" distB="0" distL="0" distR="0" wp14:anchorId="4411A0A3" wp14:editId="734C6687">
            <wp:extent cx="3105310" cy="1270065"/>
            <wp:effectExtent l="0" t="0" r="0" b="6350"/>
            <wp:docPr id="1091763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63449" name="Picture 1" descr="A screenshot of a computer&#10;&#10;Description automatically generated"/>
                    <pic:cNvPicPr/>
                  </pic:nvPicPr>
                  <pic:blipFill>
                    <a:blip r:embed="rId8"/>
                    <a:stretch>
                      <a:fillRect/>
                    </a:stretch>
                  </pic:blipFill>
                  <pic:spPr>
                    <a:xfrm>
                      <a:off x="0" y="0"/>
                      <a:ext cx="3105310" cy="1270065"/>
                    </a:xfrm>
                    <a:prstGeom prst="rect">
                      <a:avLst/>
                    </a:prstGeom>
                  </pic:spPr>
                </pic:pic>
              </a:graphicData>
            </a:graphic>
          </wp:inline>
        </w:drawing>
      </w:r>
    </w:p>
    <w:p w14:paraId="5DAFB802" w14:textId="4B54EAC5" w:rsidR="00B752FD" w:rsidRDefault="00A01BE4" w:rsidP="00B948AE">
      <w:r>
        <w:t>The CSV files containing the data for Student objects are in the 35342323/ICTAssignment2_3/ folder</w:t>
      </w:r>
    </w:p>
    <w:p w14:paraId="13494BE6" w14:textId="335F6C0A" w:rsidR="00913A4F" w:rsidRDefault="00913A4F" w:rsidP="00B948AE">
      <w:r w:rsidRPr="00913A4F">
        <w:rPr>
          <w:noProof/>
        </w:rPr>
        <w:drawing>
          <wp:inline distT="0" distB="0" distL="0" distR="0" wp14:anchorId="6EC09877" wp14:editId="6DA60F74">
            <wp:extent cx="2883048" cy="3010055"/>
            <wp:effectExtent l="0" t="0" r="0" b="0"/>
            <wp:docPr id="234113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13048" name="Picture 1" descr="A screenshot of a computer&#10;&#10;Description automatically generated"/>
                    <pic:cNvPicPr/>
                  </pic:nvPicPr>
                  <pic:blipFill>
                    <a:blip r:embed="rId9"/>
                    <a:stretch>
                      <a:fillRect/>
                    </a:stretch>
                  </pic:blipFill>
                  <pic:spPr>
                    <a:xfrm>
                      <a:off x="0" y="0"/>
                      <a:ext cx="2883048" cy="3010055"/>
                    </a:xfrm>
                    <a:prstGeom prst="rect">
                      <a:avLst/>
                    </a:prstGeom>
                  </pic:spPr>
                </pic:pic>
              </a:graphicData>
            </a:graphic>
          </wp:inline>
        </w:drawing>
      </w:r>
    </w:p>
    <w:p w14:paraId="435B2E52" w14:textId="2BDD23B6" w:rsidR="00B948AE" w:rsidRDefault="00B948AE" w:rsidP="00B948AE">
      <w:r>
        <w:t>The program prompts for</w:t>
      </w:r>
      <w:r w:rsidR="00B752FD">
        <w:t xml:space="preserve"> user to</w:t>
      </w:r>
      <w:r>
        <w:t xml:space="preserve"> </w:t>
      </w:r>
      <w:r w:rsidR="00B752FD">
        <w:t>select options from a menu, w</w:t>
      </w:r>
      <w:r>
        <w:t>ith functionality to add or update</w:t>
      </w:r>
      <w:r w:rsidR="00B752FD">
        <w:t xml:space="preserve"> student</w:t>
      </w:r>
      <w:r>
        <w:t xml:space="preserve"> records</w:t>
      </w:r>
      <w:r w:rsidR="00B752FD">
        <w:t xml:space="preserve">, </w:t>
      </w:r>
      <w:r>
        <w:t>display various</w:t>
      </w:r>
      <w:r w:rsidR="00B752FD">
        <w:t xml:space="preserve"> processed data</w:t>
      </w:r>
      <w:r>
        <w:t xml:space="preserve"> </w:t>
      </w:r>
      <w:r w:rsidR="00B752FD">
        <w:t xml:space="preserve">and output files to a directory </w:t>
      </w:r>
      <w:r>
        <w:t>based on user</w:t>
      </w:r>
      <w:r w:rsidR="00B752FD">
        <w:t xml:space="preserve"> input.</w:t>
      </w:r>
    </w:p>
    <w:p w14:paraId="0736BD54" w14:textId="77777777" w:rsidR="00B948AE" w:rsidRDefault="00B948AE" w:rsidP="00EE2C11"/>
    <w:p w14:paraId="2FAE1DF8" w14:textId="062F2F0C" w:rsidR="00EE2C11" w:rsidRDefault="00EE2C11" w:rsidP="00EF5EEC">
      <w:pPr>
        <w:pStyle w:val="Heading1"/>
      </w:pPr>
      <w:bookmarkStart w:id="1" w:name="_Toc163268231"/>
      <w:r>
        <w:t>2. Requirements/Specification</w:t>
      </w:r>
      <w:bookmarkEnd w:id="1"/>
      <w:r>
        <w:t xml:space="preserve"> </w:t>
      </w:r>
    </w:p>
    <w:p w14:paraId="217606BC" w14:textId="71E8A470" w:rsidR="006C1E72" w:rsidRDefault="00122008" w:rsidP="00EE2C11">
      <w:r w:rsidRPr="00122008">
        <w:t xml:space="preserve">The project </w:t>
      </w:r>
      <w:r>
        <w:t>is</w:t>
      </w:r>
      <w:r w:rsidRPr="00122008">
        <w:t xml:space="preserve"> a Java</w:t>
      </w:r>
      <w:r w:rsidR="001F16F3">
        <w:t xml:space="preserve"> application </w:t>
      </w:r>
      <w:r w:rsidRPr="00122008">
        <w:t>to manage student records</w:t>
      </w:r>
      <w:r>
        <w:t xml:space="preserve"> stored in CSV files</w:t>
      </w:r>
      <w:r w:rsidRPr="00122008">
        <w:t xml:space="preserve">, featuring a base Student class with private attributes for the student's first name, last name, and ID, alongside essential constructors, getters/setters, a placeholder reportGrade method, and an equals method for ID comparison. Derived classes, Student_Course and Student_Research, extend Student, each incorporating specific attributes and overriding reportGrade to display relevant information. The Unit base class, differentiated by enrolment type (C for coursework, R for research), and its subclasses, Unit_Course and Research, contain attributes and methods for handling course details and grading. The </w:t>
      </w:r>
      <w:r w:rsidR="001F16F3">
        <w:t>application</w:t>
      </w:r>
      <w:r w:rsidRPr="00122008">
        <w:t xml:space="preserve"> uses an ArrayList to manage a collection of student objects, supporting functionalities such as sorting by student ID and file I/O operations for data management</w:t>
      </w:r>
      <w:r>
        <w:t>. The Client program</w:t>
      </w:r>
      <w:r w:rsidR="006C1E72" w:rsidRPr="006C1E72">
        <w:t xml:space="preserve"> offer</w:t>
      </w:r>
      <w:r>
        <w:t xml:space="preserve">s </w:t>
      </w:r>
      <w:r w:rsidR="006C1E72" w:rsidRPr="006C1E72">
        <w:t>function</w:t>
      </w:r>
      <w:r w:rsidR="00A76FA2">
        <w:t xml:space="preserve">s </w:t>
      </w:r>
      <w:r w:rsidR="006C1E72" w:rsidRPr="006C1E72">
        <w:t>to add or update entries</w:t>
      </w:r>
      <w:r>
        <w:t xml:space="preserve"> for Student Records via loading CSV files into the program</w:t>
      </w:r>
      <w:r w:rsidR="006C1E72" w:rsidRPr="006C1E72">
        <w:t xml:space="preserve">, display specific or aggregated </w:t>
      </w:r>
      <w:r w:rsidR="00A76FA2">
        <w:t>data</w:t>
      </w:r>
      <w:r w:rsidR="006C1E72" w:rsidRPr="006C1E72">
        <w:t>, and interact with the user through a menu-driven interface.</w:t>
      </w:r>
    </w:p>
    <w:p w14:paraId="52F027ED" w14:textId="2B6B26A3" w:rsidR="00122008" w:rsidRDefault="00EF5EEC" w:rsidP="00985B54">
      <w:pPr>
        <w:pStyle w:val="Heading2"/>
      </w:pPr>
      <w:bookmarkStart w:id="2" w:name="_Toc163268232"/>
      <w:r>
        <w:t>Assumptions</w:t>
      </w:r>
      <w:r w:rsidR="00985B54">
        <w:t xml:space="preserve"> and Conditions</w:t>
      </w:r>
      <w:bookmarkStart w:id="3" w:name="_Toc163268233"/>
      <w:bookmarkEnd w:id="2"/>
    </w:p>
    <w:p w14:paraId="1809AFDA" w14:textId="77777777" w:rsidR="001F16F3" w:rsidRDefault="001F16F3" w:rsidP="001F16F3">
      <w:r w:rsidRPr="001F16F3">
        <w:t xml:space="preserve">The system assumes that a student's identity is uniquely determined by their student number. This is </w:t>
      </w:r>
      <w:r>
        <w:t>necessary</w:t>
      </w:r>
      <w:r w:rsidRPr="001F16F3">
        <w:t xml:space="preserve"> for the equals method in the Student class</w:t>
      </w:r>
      <w:r>
        <w:t xml:space="preserve"> to work</w:t>
      </w:r>
      <w:r w:rsidRPr="001F16F3">
        <w:t xml:space="preserve"> </w:t>
      </w:r>
      <w:r>
        <w:t>as it</w:t>
      </w:r>
      <w:r w:rsidRPr="001F16F3">
        <w:t xml:space="preserve"> compares students based on their student numbers to identify equality.</w:t>
      </w:r>
    </w:p>
    <w:p w14:paraId="0B3E982D" w14:textId="74D12F1F" w:rsidR="001F16F3" w:rsidRDefault="001F16F3" w:rsidP="001F16F3">
      <w:r>
        <w:t xml:space="preserve"> We also assume a student cannot be both a Coursework student and a Research student. Each student object</w:t>
      </w:r>
      <w:r w:rsidRPr="001F16F3">
        <w:t xml:space="preserve"> </w:t>
      </w:r>
      <w:r>
        <w:t>has one-and-only-one</w:t>
      </w:r>
      <w:r w:rsidRPr="001F16F3">
        <w:t xml:space="preserve"> enrolment type, either coursework (C) or research (R), </w:t>
      </w:r>
      <w:r>
        <w:t>and</w:t>
      </w:r>
      <w:r w:rsidRPr="001F16F3">
        <w:t xml:space="preserve"> this attribute </w:t>
      </w:r>
      <w:r>
        <w:t>determines</w:t>
      </w:r>
      <w:r w:rsidRPr="001F16F3">
        <w:t xml:space="preserve"> how</w:t>
      </w:r>
      <w:r>
        <w:t xml:space="preserve"> their</w:t>
      </w:r>
      <w:r w:rsidRPr="001F16F3">
        <w:t xml:space="preserve"> grades are calculated and reported.</w:t>
      </w:r>
      <w:r>
        <w:t xml:space="preserve"> </w:t>
      </w:r>
    </w:p>
    <w:p w14:paraId="4C9F2A8C" w14:textId="62A44213" w:rsidR="005C3415" w:rsidRDefault="001F16F3" w:rsidP="005C3415">
      <w:r>
        <w:t>Third, we assume that when the data for Coursework and Research students are in the same CSV file,</w:t>
      </w:r>
      <w:r w:rsidR="005C3415">
        <w:t xml:space="preserve"> the</w:t>
      </w:r>
      <w:r w:rsidR="005C3415" w:rsidRPr="005C3415">
        <w:t xml:space="preserve"> columns for coursework and research students after the common fields (type, first name, last name, student number)</w:t>
      </w:r>
      <w:r w:rsidR="005C3415">
        <w:t xml:space="preserve"> are for different data</w:t>
      </w:r>
      <w:r w:rsidR="005C3415" w:rsidRPr="005C3415">
        <w:t>. For coursework students (C),</w:t>
      </w:r>
      <w:r w:rsidR="005C3415">
        <w:t xml:space="preserve"> the following columns are for: </w:t>
      </w:r>
      <w:r w:rsidR="005C3415" w:rsidRPr="005C3415">
        <w:t xml:space="preserve">unit ID, level, marks for two assignments, and a final exam mark. For research students (R), </w:t>
      </w:r>
      <w:r w:rsidR="005C3415">
        <w:t xml:space="preserve">the columns are for: </w:t>
      </w:r>
      <w:r w:rsidR="005C3415" w:rsidRPr="005C3415">
        <w:t>marks for the proposal and</w:t>
      </w:r>
      <w:r w:rsidR="005C3415">
        <w:t xml:space="preserve"> marks for the</w:t>
      </w:r>
      <w:r w:rsidR="005C3415" w:rsidRPr="005C3415">
        <w:t xml:space="preserve"> dissertation.</w:t>
      </w:r>
      <w:r w:rsidR="00985B54">
        <w:t>Inheritance</w:t>
      </w:r>
      <w:bookmarkEnd w:id="3"/>
      <w:r w:rsidR="00985B54">
        <w:t xml:space="preserve"> </w:t>
      </w:r>
      <w:bookmarkStart w:id="4" w:name="_Toc163268234"/>
    </w:p>
    <w:p w14:paraId="3C9E6A04" w14:textId="4ABE0EB8" w:rsidR="005C3415" w:rsidRDefault="005C3415" w:rsidP="005C3415">
      <w:pPr>
        <w:pStyle w:val="Heading2"/>
        <w:rPr>
          <w:rFonts w:eastAsiaTheme="minorHAnsi"/>
        </w:rPr>
      </w:pPr>
      <w:r>
        <w:rPr>
          <w:rFonts w:eastAsiaTheme="minorHAnsi"/>
        </w:rPr>
        <w:t>Inheritance</w:t>
      </w:r>
    </w:p>
    <w:p w14:paraId="7755BC7F" w14:textId="607598B4" w:rsidR="005C3415" w:rsidRDefault="005C3415" w:rsidP="005C3415">
      <w:r>
        <w:t>I</w:t>
      </w:r>
      <w:r w:rsidRPr="005C3415">
        <w:t xml:space="preserve">nheritance </w:t>
      </w:r>
      <w:r>
        <w:t>is implemented when</w:t>
      </w:r>
      <w:r w:rsidRPr="005C3415">
        <w:t xml:space="preserve"> defining Student_Course and Student_Research classes that extend the Student base class. Similarly, Unit_Course and Research extend the Unit base class. This structure allows derived classes to inherit properties and methods from their base classes, promoting code reuse and organization.</w:t>
      </w:r>
      <w:r w:rsidR="00B8788A">
        <w:t xml:space="preserve"> For example, s</w:t>
      </w:r>
      <w:r w:rsidR="00B8788A" w:rsidRPr="00B8788A">
        <w:t xml:space="preserve">ince enrolmentType is private in the Unit class and inherited by Unit_Course and Research, </w:t>
      </w:r>
      <w:r w:rsidR="00B8788A">
        <w:t>we use</w:t>
      </w:r>
      <w:r w:rsidR="00B8788A" w:rsidRPr="00B8788A">
        <w:t xml:space="preserve"> a public getter method </w:t>
      </w:r>
      <w:r w:rsidR="00B8788A">
        <w:t>to</w:t>
      </w:r>
      <w:r w:rsidR="00B8788A" w:rsidRPr="00B8788A">
        <w:t xml:space="preserve"> access this field outside </w:t>
      </w:r>
      <w:r w:rsidR="00B8788A">
        <w:t xml:space="preserve">of </w:t>
      </w:r>
      <w:r w:rsidR="00B8788A" w:rsidRPr="00B8788A">
        <w:t>these classes.</w:t>
      </w:r>
    </w:p>
    <w:p w14:paraId="75AB8B47" w14:textId="77777777" w:rsidR="00913A4F" w:rsidRDefault="00913A4F" w:rsidP="00913A4F">
      <w:r>
        <w:tab/>
        <w:t>// Base class: Unit</w:t>
      </w:r>
    </w:p>
    <w:p w14:paraId="510B18E1" w14:textId="77777777" w:rsidR="00913A4F" w:rsidRDefault="00913A4F" w:rsidP="00913A4F">
      <w:r>
        <w:t>class Unit {</w:t>
      </w:r>
    </w:p>
    <w:p w14:paraId="31C653C5" w14:textId="77777777" w:rsidR="00913A4F" w:rsidRDefault="00913A4F" w:rsidP="00913A4F">
      <w:r>
        <w:t xml:space="preserve">    private String enrolmentType;</w:t>
      </w:r>
    </w:p>
    <w:p w14:paraId="208872DA" w14:textId="77777777" w:rsidR="00913A4F" w:rsidRDefault="00913A4F" w:rsidP="00913A4F"/>
    <w:p w14:paraId="2DAAD735" w14:textId="77777777" w:rsidR="00913A4F" w:rsidRDefault="00913A4F" w:rsidP="00913A4F">
      <w:r>
        <w:t xml:space="preserve">    public Unit(String enrolmentType) {</w:t>
      </w:r>
    </w:p>
    <w:p w14:paraId="0E0EE712" w14:textId="77777777" w:rsidR="00913A4F" w:rsidRDefault="00913A4F" w:rsidP="00913A4F">
      <w:r>
        <w:t xml:space="preserve">        this.enrolmentType = enrolmentType;</w:t>
      </w:r>
    </w:p>
    <w:p w14:paraId="6CC356B5" w14:textId="77777777" w:rsidR="00913A4F" w:rsidRDefault="00913A4F" w:rsidP="00913A4F">
      <w:r>
        <w:t xml:space="preserve">    }</w:t>
      </w:r>
    </w:p>
    <w:p w14:paraId="1CE24E4C" w14:textId="77777777" w:rsidR="00913A4F" w:rsidRDefault="00913A4F" w:rsidP="00913A4F"/>
    <w:p w14:paraId="30E28CDB" w14:textId="77777777" w:rsidR="00913A4F" w:rsidRDefault="00913A4F" w:rsidP="00913A4F">
      <w:r>
        <w:t xml:space="preserve">    // Method to report final grade</w:t>
      </w:r>
    </w:p>
    <w:p w14:paraId="7E427FD4" w14:textId="77777777" w:rsidR="00913A4F" w:rsidRDefault="00913A4F" w:rsidP="00913A4F">
      <w:r>
        <w:t xml:space="preserve">    public void reportFinalGrade() {</w:t>
      </w:r>
    </w:p>
    <w:p w14:paraId="582ED2CA" w14:textId="77777777" w:rsidR="00913A4F" w:rsidRDefault="00913A4F" w:rsidP="00913A4F">
      <w:r>
        <w:t xml:space="preserve">        System.out.println("NA");</w:t>
      </w:r>
    </w:p>
    <w:p w14:paraId="17596315" w14:textId="77777777" w:rsidR="00913A4F" w:rsidRDefault="00913A4F" w:rsidP="00913A4F">
      <w:r>
        <w:t xml:space="preserve">    }</w:t>
      </w:r>
    </w:p>
    <w:p w14:paraId="5B3ACBFB" w14:textId="77777777" w:rsidR="00913A4F" w:rsidRDefault="00913A4F" w:rsidP="00913A4F">
      <w:r>
        <w:t>}</w:t>
      </w:r>
    </w:p>
    <w:p w14:paraId="79B05497" w14:textId="77777777" w:rsidR="00913A4F" w:rsidRDefault="00913A4F" w:rsidP="00913A4F"/>
    <w:p w14:paraId="7CAA2115" w14:textId="77777777" w:rsidR="00913A4F" w:rsidRDefault="00913A4F" w:rsidP="00913A4F">
      <w:r>
        <w:t>// Derived class: Unit_Course</w:t>
      </w:r>
    </w:p>
    <w:p w14:paraId="25C42921" w14:textId="77777777" w:rsidR="00913A4F" w:rsidRDefault="00913A4F" w:rsidP="00913A4F">
      <w:r>
        <w:t>class Unit_Course extends Unit {</w:t>
      </w:r>
    </w:p>
    <w:p w14:paraId="716A8C42" w14:textId="77777777" w:rsidR="00913A4F" w:rsidRDefault="00913A4F" w:rsidP="00913A4F">
      <w:r>
        <w:t xml:space="preserve">    private String unitID;</w:t>
      </w:r>
    </w:p>
    <w:p w14:paraId="1F93C5CD" w14:textId="77777777" w:rsidR="00913A4F" w:rsidRDefault="00913A4F" w:rsidP="00913A4F">
      <w:r>
        <w:t xml:space="preserve">    private int level;</w:t>
      </w:r>
    </w:p>
    <w:p w14:paraId="03180CD6" w14:textId="77777777" w:rsidR="00913A4F" w:rsidRDefault="00913A4F" w:rsidP="00913A4F">
      <w:r>
        <w:t xml:space="preserve">    private double assignment1Mark;</w:t>
      </w:r>
    </w:p>
    <w:p w14:paraId="4CB12C88" w14:textId="77777777" w:rsidR="00913A4F" w:rsidRDefault="00913A4F" w:rsidP="00913A4F">
      <w:r>
        <w:t xml:space="preserve">    private double assignment2Mark;</w:t>
      </w:r>
    </w:p>
    <w:p w14:paraId="44063F7D" w14:textId="77777777" w:rsidR="00913A4F" w:rsidRDefault="00913A4F" w:rsidP="00913A4F">
      <w:r>
        <w:t xml:space="preserve">    private double finalExamMark;</w:t>
      </w:r>
    </w:p>
    <w:p w14:paraId="3EBE8656" w14:textId="77777777" w:rsidR="00913A4F" w:rsidRDefault="00913A4F" w:rsidP="00913A4F"/>
    <w:p w14:paraId="2E34689C" w14:textId="77777777" w:rsidR="00913A4F" w:rsidRDefault="00913A4F" w:rsidP="00913A4F">
      <w:r>
        <w:t xml:space="preserve">    public Unit_Course(String enrolmentType, String unitID, int level, double assignment1Mark, double assignment2Mark, double finalExamMark) {</w:t>
      </w:r>
    </w:p>
    <w:p w14:paraId="2B9DFA92" w14:textId="77777777" w:rsidR="00913A4F" w:rsidRDefault="00913A4F" w:rsidP="00913A4F">
      <w:r>
        <w:t xml:space="preserve">        super(enrolmentType);</w:t>
      </w:r>
    </w:p>
    <w:p w14:paraId="2B6737EF" w14:textId="66A27AF8" w:rsidR="00913A4F" w:rsidRDefault="00913A4F" w:rsidP="00913A4F">
      <w:r>
        <w:t xml:space="preserve">        this.unitID = unitID;</w:t>
      </w:r>
    </w:p>
    <w:p w14:paraId="7A996AAA" w14:textId="6A9DE389" w:rsidR="00913A4F" w:rsidRDefault="00913A4F" w:rsidP="00913A4F">
      <w:r>
        <w:t>)</w:t>
      </w:r>
    </w:p>
    <w:p w14:paraId="4DD6E6A8" w14:textId="085D1E08" w:rsidR="00985B54" w:rsidRDefault="00985B54" w:rsidP="00985B54">
      <w:pPr>
        <w:pStyle w:val="Heading2"/>
      </w:pPr>
      <w:r>
        <w:t>Polymorphism</w:t>
      </w:r>
      <w:bookmarkEnd w:id="4"/>
      <w:r>
        <w:t xml:space="preserve"> </w:t>
      </w:r>
    </w:p>
    <w:p w14:paraId="2972BAFA" w14:textId="4769757B" w:rsidR="005C3415" w:rsidRDefault="005C3415" w:rsidP="005C3415">
      <w:bookmarkStart w:id="5" w:name="_Toc163268235"/>
      <w:r w:rsidRPr="005C3415">
        <w:t>Polymorphism is utilized through method overriding (e.g., the reportGrade method in Student_Course and Student_Research overrides the method in the Student class). This allows objects of different subclasses to be treated as objects of a superclass and behave differently based on their actual class.</w:t>
      </w:r>
      <w:r>
        <w:t xml:space="preserve"> There is effective p</w:t>
      </w:r>
      <w:r w:rsidRPr="005C3415">
        <w:t xml:space="preserve">olymorphism </w:t>
      </w:r>
      <w:r>
        <w:t>in the context of</w:t>
      </w:r>
      <w:r w:rsidRPr="005C3415">
        <w:t xml:space="preserve"> calling reportGrade on a Student reference, which could point to either a Student_Course or Student_Research object, demonstrating the principle of "one interface, multiple methods."</w:t>
      </w:r>
    </w:p>
    <w:p w14:paraId="1144CA73" w14:textId="7DC04F79" w:rsidR="00B8788A" w:rsidRDefault="00B8788A" w:rsidP="005C3415">
      <w:r>
        <w:t>T</w:t>
      </w:r>
      <w:r w:rsidRPr="00B8788A">
        <w:t xml:space="preserve">he reportFinalGrade() method </w:t>
      </w:r>
      <w:r>
        <w:t xml:space="preserve">is overrided </w:t>
      </w:r>
      <w:r w:rsidRPr="00B8788A">
        <w:t>in both Unit_Course and Research to provide specific implementations for reporting the final grade, which is an excellent use of polymorphism. The calculateOverallMark() and calculateFinalGrade() methods in both derived classes tailor the calculation logic to the needs of coursework and research units, respectively</w:t>
      </w:r>
      <w:r>
        <w:t>.</w:t>
      </w:r>
    </w:p>
    <w:p w14:paraId="2C1341A8" w14:textId="77777777" w:rsidR="00913A4F" w:rsidRDefault="00913A4F" w:rsidP="00913A4F">
      <w:r>
        <w:tab/>
        <w:t>// Derived class: Student_Course</w:t>
      </w:r>
    </w:p>
    <w:p w14:paraId="79CA96E8" w14:textId="77777777" w:rsidR="00913A4F" w:rsidRDefault="00913A4F" w:rsidP="00913A4F">
      <w:r>
        <w:t xml:space="preserve">class Student_Course extends Student </w:t>
      </w:r>
    </w:p>
    <w:p w14:paraId="6C0C2A0E" w14:textId="77777777" w:rsidR="00913A4F" w:rsidRDefault="00913A4F" w:rsidP="00913A4F">
      <w:r>
        <w:t>{</w:t>
      </w:r>
    </w:p>
    <w:p w14:paraId="29B64AF5" w14:textId="77777777" w:rsidR="00913A4F" w:rsidRDefault="00913A4F" w:rsidP="00913A4F">
      <w:r>
        <w:t xml:space="preserve">    </w:t>
      </w:r>
    </w:p>
    <w:p w14:paraId="516653D2" w14:textId="77777777" w:rsidR="00913A4F" w:rsidRDefault="00913A4F" w:rsidP="00913A4F">
      <w:r>
        <w:t xml:space="preserve">    private Unit_Course unitCourse; // Reference to a Unit_Course object</w:t>
      </w:r>
    </w:p>
    <w:p w14:paraId="5DAA8FAE" w14:textId="77777777" w:rsidR="00913A4F" w:rsidRDefault="00913A4F" w:rsidP="00913A4F"/>
    <w:p w14:paraId="7356F1BB" w14:textId="77777777" w:rsidR="00913A4F" w:rsidRDefault="00913A4F" w:rsidP="00913A4F">
      <w:r>
        <w:t xml:space="preserve">    public Student_Course(String firstName, String lastName, long studentNumber, Unit_Course unitCourse) {</w:t>
      </w:r>
    </w:p>
    <w:p w14:paraId="698485DF" w14:textId="77777777" w:rsidR="00913A4F" w:rsidRDefault="00913A4F" w:rsidP="00913A4F">
      <w:r>
        <w:t xml:space="preserve">        super(firstName, lastName, studentNumber);</w:t>
      </w:r>
    </w:p>
    <w:p w14:paraId="1C10AE6E" w14:textId="77777777" w:rsidR="00913A4F" w:rsidRDefault="00913A4F" w:rsidP="00913A4F">
      <w:r>
        <w:t xml:space="preserve">        this.unitCourse = unitCourse; // Initialize the Unit_Course object</w:t>
      </w:r>
    </w:p>
    <w:p w14:paraId="47007373" w14:textId="77777777" w:rsidR="00913A4F" w:rsidRDefault="00913A4F" w:rsidP="00913A4F">
      <w:r>
        <w:t xml:space="preserve">    }</w:t>
      </w:r>
    </w:p>
    <w:p w14:paraId="7759D32C" w14:textId="77777777" w:rsidR="00913A4F" w:rsidRDefault="00913A4F" w:rsidP="00913A4F">
      <w:r>
        <w:t xml:space="preserve">    </w:t>
      </w:r>
    </w:p>
    <w:p w14:paraId="4C073B5D" w14:textId="77777777" w:rsidR="00913A4F" w:rsidRDefault="00913A4F" w:rsidP="00913A4F">
      <w:r>
        <w:t xml:space="preserve">        public Unit_Course getUnitCourse(){</w:t>
      </w:r>
    </w:p>
    <w:p w14:paraId="4C7D4CB4" w14:textId="77777777" w:rsidR="00913A4F" w:rsidRDefault="00913A4F" w:rsidP="00913A4F">
      <w:r>
        <w:t xml:space="preserve">        return this.unitCourse;</w:t>
      </w:r>
    </w:p>
    <w:p w14:paraId="7DF48122" w14:textId="77777777" w:rsidR="00913A4F" w:rsidRDefault="00913A4F" w:rsidP="00913A4F">
      <w:r>
        <w:t xml:space="preserve">    }</w:t>
      </w:r>
    </w:p>
    <w:p w14:paraId="280AFD33" w14:textId="77777777" w:rsidR="00913A4F" w:rsidRDefault="00913A4F" w:rsidP="00913A4F">
      <w:r>
        <w:t xml:space="preserve">    </w:t>
      </w:r>
    </w:p>
    <w:p w14:paraId="48A04D24" w14:textId="77777777" w:rsidR="00913A4F" w:rsidRDefault="00913A4F" w:rsidP="00913A4F">
      <w:r>
        <w:t xml:space="preserve">    public String getUnitID() </w:t>
      </w:r>
    </w:p>
    <w:p w14:paraId="48BC4016" w14:textId="77777777" w:rsidR="00913A4F" w:rsidRDefault="00913A4F" w:rsidP="00913A4F">
      <w:r>
        <w:t xml:space="preserve">    {</w:t>
      </w:r>
    </w:p>
    <w:p w14:paraId="78F355F1" w14:textId="77777777" w:rsidR="00913A4F" w:rsidRDefault="00913A4F" w:rsidP="00913A4F">
      <w:r>
        <w:t xml:space="preserve">        return unitCourse.getUnitID();</w:t>
      </w:r>
    </w:p>
    <w:p w14:paraId="2A350978" w14:textId="77777777" w:rsidR="00913A4F" w:rsidRDefault="00913A4F" w:rsidP="00913A4F">
      <w:r>
        <w:t xml:space="preserve">    }</w:t>
      </w:r>
    </w:p>
    <w:p w14:paraId="4FB91171" w14:textId="77777777" w:rsidR="00913A4F" w:rsidRDefault="00913A4F" w:rsidP="00913A4F">
      <w:r>
        <w:t xml:space="preserve">    </w:t>
      </w:r>
    </w:p>
    <w:p w14:paraId="09DEF585" w14:textId="77777777" w:rsidR="00913A4F" w:rsidRDefault="00913A4F" w:rsidP="00913A4F">
      <w:r>
        <w:t xml:space="preserve">    @Override</w:t>
      </w:r>
    </w:p>
    <w:p w14:paraId="497D9E25" w14:textId="77777777" w:rsidR="00913A4F" w:rsidRDefault="00913A4F" w:rsidP="00913A4F">
      <w:r>
        <w:t xml:space="preserve">    public void reportGrade() </w:t>
      </w:r>
    </w:p>
    <w:p w14:paraId="7328DF6F" w14:textId="77777777" w:rsidR="00913A4F" w:rsidRDefault="00913A4F" w:rsidP="00913A4F">
      <w:r>
        <w:t xml:space="preserve">    {</w:t>
      </w:r>
    </w:p>
    <w:p w14:paraId="0210980B" w14:textId="77777777" w:rsidR="00913A4F" w:rsidRDefault="00913A4F" w:rsidP="00913A4F">
      <w:r>
        <w:t xml:space="preserve">        // Use unitCourse to get the Unit ID, Overall Mark, and Final Grade</w:t>
      </w:r>
    </w:p>
    <w:p w14:paraId="51A59511" w14:textId="77777777" w:rsidR="00913A4F" w:rsidRDefault="00913A4F" w:rsidP="00913A4F">
      <w:r>
        <w:t xml:space="preserve">        System.out.println("C, " + getFirstName() + " " + getLastName() + ", Student Number: " + getStudentNumber() +</w:t>
      </w:r>
    </w:p>
    <w:p w14:paraId="58549A6C" w14:textId="77777777" w:rsidR="00913A4F" w:rsidRDefault="00913A4F" w:rsidP="00913A4F">
      <w:r>
        <w:t xml:space="preserve">                ", Unit ID: " + unitCourse.getUnitID() + ", Overall Mark: " + unitCourse.calculateOverallMark() +</w:t>
      </w:r>
    </w:p>
    <w:p w14:paraId="40B50BA2" w14:textId="77777777" w:rsidR="00913A4F" w:rsidRDefault="00913A4F" w:rsidP="00913A4F">
      <w:r>
        <w:t xml:space="preserve">                ", Final Grade: " + unitCourse.calculateFinalGrade());</w:t>
      </w:r>
    </w:p>
    <w:p w14:paraId="5D5A0EE6" w14:textId="7C8C1CFD" w:rsidR="00913A4F" w:rsidRPr="005C3415" w:rsidRDefault="00913A4F" w:rsidP="00913A4F">
      <w:r>
        <w:t xml:space="preserve">    }</w:t>
      </w:r>
    </w:p>
    <w:p w14:paraId="4803480D" w14:textId="4EA03FD7" w:rsidR="005C3415" w:rsidRPr="005C3415" w:rsidRDefault="00985B54" w:rsidP="005C3415">
      <w:pPr>
        <w:pStyle w:val="Heading2"/>
      </w:pPr>
      <w:r>
        <w:t>Dynamic binding</w:t>
      </w:r>
      <w:bookmarkEnd w:id="5"/>
      <w:r>
        <w:t xml:space="preserve"> </w:t>
      </w:r>
    </w:p>
    <w:p w14:paraId="459897F2" w14:textId="5E3E6903" w:rsidR="005C3415" w:rsidRDefault="005C3415" w:rsidP="005C3415">
      <w:bookmarkStart w:id="6" w:name="_Toc163268236"/>
      <w:r w:rsidRPr="005C3415">
        <w:t xml:space="preserve">Dynamic binding occurs </w:t>
      </w:r>
      <w:r>
        <w:t>in</w:t>
      </w:r>
      <w:r w:rsidRPr="005C3415">
        <w:t xml:space="preserve"> the overridden reportGrade method. When you call this method on a Student object, Java determines at runtime which specific version of the method to execute based on the object's actual class type.</w:t>
      </w:r>
      <w:r>
        <w:t xml:space="preserve"> Dynamic</w:t>
      </w:r>
      <w:r w:rsidRPr="005C3415">
        <w:t xml:space="preserve"> binding </w:t>
      </w:r>
      <w:r>
        <w:t>ensures</w:t>
      </w:r>
      <w:r w:rsidRPr="005C3415">
        <w:t xml:space="preserve"> that the correct method is called for each Student object at runtime, depending on whether it's an instance of Student_Course or Student_Research.</w:t>
      </w:r>
    </w:p>
    <w:p w14:paraId="6A6BE7B4" w14:textId="77777777" w:rsidR="00913A4F" w:rsidRDefault="00913A4F" w:rsidP="005C3415"/>
    <w:p w14:paraId="0EE6BA55" w14:textId="2A59798B" w:rsidR="00985B54" w:rsidRDefault="00985B54" w:rsidP="005C3415">
      <w:pPr>
        <w:pStyle w:val="Heading2"/>
      </w:pPr>
      <w:r>
        <w:t>Sorting algorithm</w:t>
      </w:r>
      <w:bookmarkEnd w:id="6"/>
    </w:p>
    <w:p w14:paraId="2119EA1B" w14:textId="3F3F35E6" w:rsidR="006B2891" w:rsidRDefault="006B2891" w:rsidP="006B2891">
      <w:bookmarkStart w:id="7" w:name="_Toc163268237"/>
      <w:r>
        <w:t>An</w:t>
      </w:r>
      <w:r w:rsidRPr="006B2891">
        <w:t xml:space="preserve"> insertion sort algorithm</w:t>
      </w:r>
      <w:r>
        <w:t xml:space="preserve"> is implemented</w:t>
      </w:r>
      <w:r w:rsidRPr="006B2891">
        <w:t xml:space="preserve"> within </w:t>
      </w:r>
      <w:r>
        <w:t>the</w:t>
      </w:r>
      <w:r w:rsidRPr="006B2891">
        <w:t xml:space="preserve"> sortStudentsByID </w:t>
      </w:r>
      <w:r>
        <w:t>in Client.java</w:t>
      </w:r>
      <w:r w:rsidRPr="006B2891">
        <w:t>. The insertion sort is a simple sorting algorithm that builds the final sorted array (or list) one item at a time</w:t>
      </w:r>
      <w:r>
        <w:t xml:space="preserve">. </w:t>
      </w:r>
    </w:p>
    <w:p w14:paraId="0F70EA1D" w14:textId="77777777" w:rsidR="006B2891" w:rsidRDefault="006B2891" w:rsidP="006B2891">
      <w:pPr>
        <w:pStyle w:val="ListParagraph"/>
        <w:numPr>
          <w:ilvl w:val="0"/>
          <w:numId w:val="6"/>
        </w:numPr>
      </w:pPr>
      <w:r>
        <w:t>Start from the second element: Assume the first element is part of the sorted list.</w:t>
      </w:r>
    </w:p>
    <w:p w14:paraId="79D2217D" w14:textId="77777777" w:rsidR="006B2891" w:rsidRDefault="006B2891" w:rsidP="006B2891">
      <w:pPr>
        <w:pStyle w:val="ListParagraph"/>
        <w:numPr>
          <w:ilvl w:val="0"/>
          <w:numId w:val="6"/>
        </w:numPr>
      </w:pPr>
      <w:r>
        <w:t>For each item in the array (or ArrayList), compare it backward with elements in the sorted part (elements before it).</w:t>
      </w:r>
    </w:p>
    <w:p w14:paraId="0D5BB924" w14:textId="77777777" w:rsidR="006B2891" w:rsidRDefault="006B2891" w:rsidP="006B2891">
      <w:pPr>
        <w:pStyle w:val="ListParagraph"/>
        <w:numPr>
          <w:ilvl w:val="0"/>
          <w:numId w:val="6"/>
        </w:numPr>
      </w:pPr>
      <w:r>
        <w:t>Insert the item in the correct position in the sorted part by shifting the larger elements to the right.</w:t>
      </w:r>
    </w:p>
    <w:p w14:paraId="5C5C5DA9" w14:textId="12DA4FF4" w:rsidR="006B2891" w:rsidRDefault="006B2891" w:rsidP="006B2891">
      <w:pPr>
        <w:pStyle w:val="ListParagraph"/>
        <w:numPr>
          <w:ilvl w:val="0"/>
          <w:numId w:val="6"/>
        </w:numPr>
      </w:pPr>
      <w:r>
        <w:t>Repeat until the whole list is sorted.</w:t>
      </w:r>
    </w:p>
    <w:p w14:paraId="055BEB4C" w14:textId="0585114A" w:rsidR="006B2891" w:rsidRDefault="006B2891" w:rsidP="006B2891">
      <w:pPr>
        <w:ind w:left="360"/>
      </w:pPr>
      <w:r>
        <w:t>public static void sortStudentsByID() {</w:t>
      </w:r>
    </w:p>
    <w:p w14:paraId="325E6E25" w14:textId="77777777" w:rsidR="006B2891" w:rsidRDefault="006B2891" w:rsidP="006B2891">
      <w:pPr>
        <w:ind w:left="360"/>
      </w:pPr>
      <w:r>
        <w:t xml:space="preserve">    for (int i = 1; i &lt; students.size(); i++) {</w:t>
      </w:r>
    </w:p>
    <w:p w14:paraId="6BB4495F" w14:textId="77777777" w:rsidR="006B2891" w:rsidRDefault="006B2891" w:rsidP="006B2891">
      <w:pPr>
        <w:ind w:left="360"/>
      </w:pPr>
      <w:r>
        <w:t xml:space="preserve">        Student key = students.get(i);</w:t>
      </w:r>
    </w:p>
    <w:p w14:paraId="7E6FA9BC" w14:textId="77777777" w:rsidR="006B2891" w:rsidRDefault="006B2891" w:rsidP="006B2891">
      <w:pPr>
        <w:ind w:left="360"/>
      </w:pPr>
      <w:r>
        <w:t xml:space="preserve">        int j = i - 1;</w:t>
      </w:r>
    </w:p>
    <w:p w14:paraId="1CCF849D" w14:textId="77777777" w:rsidR="006B2891" w:rsidRDefault="006B2891" w:rsidP="006B2891">
      <w:pPr>
        <w:ind w:left="360"/>
      </w:pPr>
    </w:p>
    <w:p w14:paraId="601F437D" w14:textId="77777777" w:rsidR="006B2891" w:rsidRDefault="006B2891" w:rsidP="006B2891">
      <w:pPr>
        <w:ind w:left="360"/>
      </w:pPr>
      <w:r>
        <w:t xml:space="preserve">        while (j &gt;= 0 &amp;&amp; students.get(j).getStudentNumber() &gt; key.getStudentNumber()) {</w:t>
      </w:r>
    </w:p>
    <w:p w14:paraId="2A6D050D" w14:textId="77777777" w:rsidR="006B2891" w:rsidRDefault="006B2891" w:rsidP="006B2891">
      <w:pPr>
        <w:ind w:left="360"/>
      </w:pPr>
      <w:r>
        <w:t xml:space="preserve">            students.set(j + 1, students.get(j));</w:t>
      </w:r>
    </w:p>
    <w:p w14:paraId="33679A1E" w14:textId="77777777" w:rsidR="006B2891" w:rsidRDefault="006B2891" w:rsidP="006B2891">
      <w:pPr>
        <w:ind w:left="360"/>
      </w:pPr>
      <w:r>
        <w:t xml:space="preserve">            j = j - 1;</w:t>
      </w:r>
    </w:p>
    <w:p w14:paraId="289034EF" w14:textId="77777777" w:rsidR="006B2891" w:rsidRDefault="006B2891" w:rsidP="006B2891">
      <w:pPr>
        <w:ind w:left="360"/>
      </w:pPr>
      <w:r>
        <w:t xml:space="preserve">        }</w:t>
      </w:r>
    </w:p>
    <w:p w14:paraId="3F4B8BF7" w14:textId="77777777" w:rsidR="006B2891" w:rsidRDefault="006B2891" w:rsidP="006B2891">
      <w:pPr>
        <w:ind w:left="360"/>
      </w:pPr>
      <w:r>
        <w:t xml:space="preserve">        students.set(j + 1, key);</w:t>
      </w:r>
    </w:p>
    <w:p w14:paraId="50456616" w14:textId="77777777" w:rsidR="006B2891" w:rsidRDefault="006B2891" w:rsidP="006B2891">
      <w:pPr>
        <w:ind w:left="360"/>
      </w:pPr>
      <w:r>
        <w:t xml:space="preserve">    }</w:t>
      </w:r>
    </w:p>
    <w:p w14:paraId="32B55CEF" w14:textId="116A2E4A" w:rsidR="006B2891" w:rsidRDefault="006B2891" w:rsidP="006B2891">
      <w:pPr>
        <w:ind w:left="360"/>
      </w:pPr>
      <w:r>
        <w:t>}</w:t>
      </w:r>
    </w:p>
    <w:p w14:paraId="0B8F2E51" w14:textId="1C34652B" w:rsidR="00985B54" w:rsidRDefault="006B2891" w:rsidP="00985B54">
      <w:pPr>
        <w:pStyle w:val="Heading2"/>
      </w:pPr>
      <w:r w:rsidRPr="006B2891">
        <w:rPr>
          <w:rFonts w:asciiTheme="minorHAnsi" w:eastAsiaTheme="minorHAnsi" w:hAnsiTheme="minorHAnsi" w:cstheme="minorBidi"/>
          <w:color w:val="auto"/>
          <w:sz w:val="22"/>
          <w:szCs w:val="22"/>
        </w:rPr>
        <w:t xml:space="preserve"> </w:t>
      </w:r>
      <w:r w:rsidR="00985B54">
        <w:t>Handling CSV files</w:t>
      </w:r>
      <w:bookmarkEnd w:id="7"/>
    </w:p>
    <w:p w14:paraId="7BA6F7A2" w14:textId="38152A0B" w:rsidR="00A76FA2" w:rsidRDefault="00B8788A" w:rsidP="00EE2C11">
      <w:r w:rsidRPr="00B8788A">
        <w:t xml:space="preserve">CSV file handling is done through the loadStudentsFromCSV and outputSortedStudentsToCSV methods. </w:t>
      </w:r>
      <w:r>
        <w:t>The program</w:t>
      </w:r>
      <w:r w:rsidRPr="00B8788A">
        <w:t xml:space="preserve"> utilize</w:t>
      </w:r>
      <w:r>
        <w:t>s</w:t>
      </w:r>
      <w:r w:rsidRPr="00B8788A">
        <w:t xml:space="preserve"> the BufferedReader and FileWriter classes to read from and write to CSV files, respectively, parsing or formatting the data as neede</w:t>
      </w:r>
      <w:r>
        <w:t>d.</w:t>
      </w:r>
    </w:p>
    <w:p w14:paraId="0BB405B8" w14:textId="77777777" w:rsidR="00A76FA2" w:rsidRDefault="00EE2C11" w:rsidP="00EF5EEC">
      <w:pPr>
        <w:pStyle w:val="Heading1"/>
      </w:pPr>
      <w:bookmarkStart w:id="8" w:name="_Toc163268238"/>
      <w:r>
        <w:t>3. User Guide:</w:t>
      </w:r>
      <w:bookmarkEnd w:id="8"/>
      <w:r>
        <w:t xml:space="preserve"> </w:t>
      </w:r>
    </w:p>
    <w:p w14:paraId="19FA186C" w14:textId="30CBAD6E" w:rsidR="006240FF" w:rsidRDefault="006240FF" w:rsidP="00985B54">
      <w:r>
        <w:t xml:space="preserve">I am using Apache NetBeans IDE 21. To run the application, Open Project ICTAssignment1 folder and Right-Click Run. </w:t>
      </w:r>
      <w:r w:rsidR="00985B54">
        <w:t>P</w:t>
      </w:r>
      <w:r>
        <w:t>reloaded dat</w:t>
      </w:r>
      <w:r w:rsidR="00DD6C9D">
        <w:t xml:space="preserve">a of </w:t>
      </w:r>
      <w:r w:rsidR="00985B54">
        <w:t>Array N = 10 is in students</w:t>
      </w:r>
      <w:r>
        <w:t>.</w:t>
      </w:r>
      <w:r w:rsidR="00985B54">
        <w:t>csv</w:t>
      </w:r>
    </w:p>
    <w:p w14:paraId="6DE3D061" w14:textId="77777777" w:rsidR="006240FF" w:rsidRDefault="006240FF" w:rsidP="006240FF"/>
    <w:p w14:paraId="318DCB44" w14:textId="77777777" w:rsidR="00EE2C11" w:rsidRDefault="00EE2C11" w:rsidP="00EE2C11"/>
    <w:p w14:paraId="75E8DBBD" w14:textId="73359FA4" w:rsidR="00A76FA2" w:rsidRPr="00985B54" w:rsidRDefault="00EE2C11" w:rsidP="00985B54">
      <w:pPr>
        <w:pStyle w:val="Heading1"/>
      </w:pPr>
      <w:bookmarkStart w:id="9" w:name="_Toc163268239"/>
      <w:r>
        <w:t>4. Structure/Design/Algorithm:</w:t>
      </w:r>
      <w:bookmarkEnd w:id="9"/>
      <w:r>
        <w:t xml:space="preserve"> </w:t>
      </w:r>
    </w:p>
    <w:p w14:paraId="7069158A" w14:textId="7BBC637A" w:rsidR="006C1E72" w:rsidRDefault="005D43B1" w:rsidP="00EF5EEC">
      <w:pPr>
        <w:pStyle w:val="Heading2"/>
      </w:pPr>
      <w:bookmarkStart w:id="10" w:name="_Toc163268240"/>
      <w:r>
        <w:t>Student c</w:t>
      </w:r>
      <w:r w:rsidR="00EF5EEC">
        <w:t xml:space="preserve">lass </w:t>
      </w:r>
      <w:r>
        <w:t>d</w:t>
      </w:r>
      <w:r w:rsidR="00EF5EEC">
        <w:t>esign</w:t>
      </w:r>
      <w:bookmarkEnd w:id="10"/>
    </w:p>
    <w:p w14:paraId="0991F2FF" w14:textId="08803120" w:rsidR="00985B54" w:rsidRPr="00985B54" w:rsidRDefault="00D03365" w:rsidP="00D03365">
      <w:r w:rsidRPr="00D03365">
        <w:t>At its foundation, the Student base class abstracts the universal traits of students, including their names and a unique student number, encapsulating these fundamental attributes to ensure data integrity and provide a unified interface for student operations. This class is extended by two specialized subclasses: Student_Course and Student_Research, each representing students involved in distinct academic tracks—coursework and research, respectively. These subclasses not only inherit the foundational properties from Student but also integrate specific academic attributes through associations with Unit_Course and Research classes.</w:t>
      </w:r>
      <w:r>
        <w:t xml:space="preserve"> The Unit class acts as an abstract base for these associations, delineating an enrolment type that signifies the academic path (C for coursework and R for research) and serving as a placeholder for methods to report and calculate grades, encapsulating the concept of an academic unit within the system. Derived from Unit, the Unit_Course and Research classes embody the specifics of coursework and research endeavors. The Unit_Course class captures the essence of coursework through attributes such as unit ID, academic level, and marks for assignments and exams, providing methods to calculate and report the overall mark and final grade based on predefined criteria. Conversely, the Research class focuses on research-centric evaluations, storing marks for proposals and dissertations, and implementing tailored calculations for overall marks and grades.</w:t>
      </w:r>
    </w:p>
    <w:p w14:paraId="25AF2185" w14:textId="3F0EFEEC" w:rsidR="00407CC0" w:rsidRDefault="00EE2C11" w:rsidP="005D43B1">
      <w:pPr>
        <w:pStyle w:val="Heading2"/>
        <w:rPr>
          <w:rFonts w:asciiTheme="minorHAnsi" w:eastAsiaTheme="minorHAnsi" w:hAnsiTheme="minorHAnsi" w:cstheme="minorBidi"/>
          <w:color w:val="auto"/>
          <w:sz w:val="22"/>
          <w:szCs w:val="22"/>
        </w:rPr>
      </w:pPr>
      <w:bookmarkStart w:id="11" w:name="_Toc163268241"/>
      <w:r>
        <w:t xml:space="preserve">UML class diagram for </w:t>
      </w:r>
      <w:r w:rsidR="00985B54">
        <w:t>Student</w:t>
      </w:r>
      <w:r>
        <w:t xml:space="preserve"> class</w:t>
      </w:r>
      <w:bookmarkEnd w:id="11"/>
    </w:p>
    <w:p w14:paraId="34B91926" w14:textId="62C5C50C" w:rsidR="005D43B1" w:rsidRPr="005D43B1" w:rsidRDefault="00D03365" w:rsidP="005D43B1">
      <w:r w:rsidRPr="00D03365">
        <w:rPr>
          <w:noProof/>
        </w:rPr>
        <w:drawing>
          <wp:inline distT="0" distB="0" distL="0" distR="0" wp14:anchorId="58254EF3" wp14:editId="0CF6944F">
            <wp:extent cx="5731510" cy="4611370"/>
            <wp:effectExtent l="0" t="0" r="2540" b="0"/>
            <wp:docPr id="1274943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43901" name="Picture 1" descr="A screenshot of a computer&#10;&#10;Description automatically generated"/>
                    <pic:cNvPicPr/>
                  </pic:nvPicPr>
                  <pic:blipFill>
                    <a:blip r:embed="rId10"/>
                    <a:stretch>
                      <a:fillRect/>
                    </a:stretch>
                  </pic:blipFill>
                  <pic:spPr>
                    <a:xfrm>
                      <a:off x="0" y="0"/>
                      <a:ext cx="5731510" cy="4611370"/>
                    </a:xfrm>
                    <a:prstGeom prst="rect">
                      <a:avLst/>
                    </a:prstGeom>
                  </pic:spPr>
                </pic:pic>
              </a:graphicData>
            </a:graphic>
          </wp:inline>
        </w:drawing>
      </w:r>
    </w:p>
    <w:p w14:paraId="6C00570E" w14:textId="4146CBB7" w:rsidR="00EF5EEC" w:rsidRDefault="00EF5EEC" w:rsidP="00EF5EEC">
      <w:pPr>
        <w:pStyle w:val="Heading2"/>
      </w:pPr>
      <w:bookmarkStart w:id="12" w:name="_Toc163268242"/>
      <w:r>
        <w:t>Client program design</w:t>
      </w:r>
      <w:bookmarkEnd w:id="12"/>
    </w:p>
    <w:p w14:paraId="36B43F0C" w14:textId="65BD0550" w:rsidR="007918EB" w:rsidRDefault="007918EB" w:rsidP="007918EB">
      <w:r>
        <w:t>The Client program operates as the central hub for managing student data within an educational system, encapsulating a comprehensive suite of functionalities to load, manage, and report student records from a CSV file. The program begins by loading student data through loadStudentsFromCSV, a method that reads from a specified CSV file, dynamically distinguishing between coursework (C) and research (R) students based on the enrolment type and handling existing records by updating marks or adding new student entries as necessary.</w:t>
      </w:r>
    </w:p>
    <w:p w14:paraId="20CBB574" w14:textId="1F81CD25" w:rsidR="007918EB" w:rsidRDefault="007918EB" w:rsidP="007918EB">
      <w:r>
        <w:t>A user-driven menu, presented in displayMenu, offers options to interact with the system, including adding new student marks from a CSV file, removing students by ID, displaying all student records, analyzing coursework students' marks against the average, reporting individual student grades, sorting students by their ID in ascending order through an insertion sort algorithm, and finally, exporting the sorted list back to a CSV file.</w:t>
      </w:r>
    </w:p>
    <w:p w14:paraId="73F62AF6" w14:textId="41FCF51D" w:rsidR="00EE43D5" w:rsidRDefault="007918EB" w:rsidP="007918EB">
      <w:r>
        <w:t>Key functionalities like analyzeCourseWorkStudents and reportStudentGrade leverage polymorphism and dynamic binding to calculate and report grades specific to the type of student (coursework or research), utilizing overridden methods in Unit_Course and Research classes.</w:t>
      </w:r>
    </w:p>
    <w:p w14:paraId="63C19E11" w14:textId="2CB82514" w:rsidR="00EE43D5" w:rsidRDefault="00EE43D5" w:rsidP="00EE43D5">
      <w:pPr>
        <w:pStyle w:val="Heading2"/>
      </w:pPr>
      <w:bookmarkStart w:id="13" w:name="_Toc163268243"/>
      <w:r>
        <w:t xml:space="preserve">Client program </w:t>
      </w:r>
      <w:r w:rsidR="005D43B1">
        <w:t>S</w:t>
      </w:r>
      <w:r>
        <w:t xml:space="preserve">tructure </w:t>
      </w:r>
      <w:r w:rsidR="005D43B1">
        <w:t>Diagram</w:t>
      </w:r>
      <w:bookmarkEnd w:id="13"/>
    </w:p>
    <w:p w14:paraId="11580D74" w14:textId="2C7491E3" w:rsidR="00EE43D5" w:rsidRDefault="00656E40" w:rsidP="00407CC0">
      <w:r w:rsidRPr="00656E40">
        <w:rPr>
          <w:noProof/>
        </w:rPr>
        <w:drawing>
          <wp:inline distT="0" distB="0" distL="0" distR="0" wp14:anchorId="0F0D8C95" wp14:editId="2EDDB8BA">
            <wp:extent cx="5731510" cy="3843020"/>
            <wp:effectExtent l="0" t="0" r="2540" b="5080"/>
            <wp:docPr id="23019601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96017" name="Picture 1" descr="A diagram of a company&#10;&#10;Description automatically generated"/>
                    <pic:cNvPicPr/>
                  </pic:nvPicPr>
                  <pic:blipFill>
                    <a:blip r:embed="rId11"/>
                    <a:stretch>
                      <a:fillRect/>
                    </a:stretch>
                  </pic:blipFill>
                  <pic:spPr>
                    <a:xfrm>
                      <a:off x="0" y="0"/>
                      <a:ext cx="5731510" cy="3843020"/>
                    </a:xfrm>
                    <a:prstGeom prst="rect">
                      <a:avLst/>
                    </a:prstGeom>
                  </pic:spPr>
                </pic:pic>
              </a:graphicData>
            </a:graphic>
          </wp:inline>
        </w:drawing>
      </w:r>
    </w:p>
    <w:p w14:paraId="5A44BA2C" w14:textId="77777777" w:rsidR="0024657A" w:rsidRDefault="00EF5EEC" w:rsidP="0024657A">
      <w:pPr>
        <w:pStyle w:val="Heading2"/>
      </w:pPr>
      <w:bookmarkStart w:id="14" w:name="_Toc163268244"/>
      <w:r>
        <w:t>Pseudocode of Client program:</w:t>
      </w:r>
      <w:bookmarkStart w:id="15" w:name="_Toc163268245"/>
      <w:bookmarkEnd w:id="14"/>
    </w:p>
    <w:p w14:paraId="094B498F" w14:textId="77777777" w:rsidR="0024657A" w:rsidRDefault="0024657A" w:rsidP="0024657A"/>
    <w:p w14:paraId="4C995422" w14:textId="79C803EB" w:rsidR="0024657A" w:rsidRDefault="0024657A" w:rsidP="0024657A">
      <w:r>
        <w:t>Class Client</w:t>
      </w:r>
    </w:p>
    <w:p w14:paraId="313D6CD3" w14:textId="77777777" w:rsidR="0024657A" w:rsidRDefault="0024657A" w:rsidP="0024657A">
      <w:r>
        <w:t xml:space="preserve">    Declare students as ArrayList of Student</w:t>
      </w:r>
    </w:p>
    <w:p w14:paraId="1C84B7A4" w14:textId="77777777" w:rsidR="0024657A" w:rsidRDefault="0024657A" w:rsidP="0024657A">
      <w:r>
        <w:t xml:space="preserve">    Declare scanner as Scanner</w:t>
      </w:r>
    </w:p>
    <w:p w14:paraId="2A85D204" w14:textId="77777777" w:rsidR="0024657A" w:rsidRDefault="0024657A" w:rsidP="0024657A"/>
    <w:p w14:paraId="6AD6A936" w14:textId="77777777" w:rsidR="0024657A" w:rsidRDefault="0024657A" w:rsidP="0024657A">
      <w:r>
        <w:t xml:space="preserve">    Method main</w:t>
      </w:r>
    </w:p>
    <w:p w14:paraId="48265A94" w14:textId="77777777" w:rsidR="0024657A" w:rsidRDefault="0024657A" w:rsidP="0024657A">
      <w:r>
        <w:t xml:space="preserve">        Create an instance of Client named app</w:t>
      </w:r>
    </w:p>
    <w:p w14:paraId="026DB137" w14:textId="77777777" w:rsidR="0024657A" w:rsidRDefault="0024657A" w:rsidP="0024657A">
      <w:r>
        <w:t xml:space="preserve">        Call app's startApplication method</w:t>
      </w:r>
    </w:p>
    <w:p w14:paraId="45344F77" w14:textId="77777777" w:rsidR="0024657A" w:rsidRDefault="0024657A" w:rsidP="0024657A">
      <w:r>
        <w:t xml:space="preserve">    EndMethod</w:t>
      </w:r>
    </w:p>
    <w:p w14:paraId="02D962D3" w14:textId="77777777" w:rsidR="0024657A" w:rsidRDefault="0024657A" w:rsidP="0024657A"/>
    <w:p w14:paraId="68B0F3EB" w14:textId="77777777" w:rsidR="0024657A" w:rsidRDefault="0024657A" w:rsidP="0024657A">
      <w:r>
        <w:t xml:space="preserve">    Method startApplication</w:t>
      </w:r>
    </w:p>
    <w:p w14:paraId="678A7236" w14:textId="77777777" w:rsidR="0024657A" w:rsidRDefault="0024657A" w:rsidP="0024657A">
      <w:r>
        <w:t xml:space="preserve">        Initialize scanner</w:t>
      </w:r>
    </w:p>
    <w:p w14:paraId="454C6B6A" w14:textId="77777777" w:rsidR="0024657A" w:rsidRDefault="0024657A" w:rsidP="0024657A">
      <w:r>
        <w:t xml:space="preserve">        Display welcome message</w:t>
      </w:r>
    </w:p>
    <w:p w14:paraId="1FC1ADA2" w14:textId="77777777" w:rsidR="0024657A" w:rsidRDefault="0024657A" w:rsidP="0024657A">
      <w:r>
        <w:t xml:space="preserve">        Call loadStudentsFromCSV method with "students.csv" as argument</w:t>
      </w:r>
    </w:p>
    <w:p w14:paraId="642ED772" w14:textId="77777777" w:rsidR="0024657A" w:rsidRDefault="0024657A" w:rsidP="0024657A">
      <w:r>
        <w:t xml:space="preserve">        Call displayMenu method</w:t>
      </w:r>
    </w:p>
    <w:p w14:paraId="740C2812" w14:textId="77777777" w:rsidR="0024657A" w:rsidRDefault="0024657A" w:rsidP="0024657A">
      <w:r>
        <w:t xml:space="preserve">    EndMethod</w:t>
      </w:r>
    </w:p>
    <w:p w14:paraId="116A3DD1" w14:textId="77777777" w:rsidR="0024657A" w:rsidRDefault="0024657A" w:rsidP="0024657A"/>
    <w:p w14:paraId="33D23765" w14:textId="77777777" w:rsidR="0024657A" w:rsidRDefault="0024657A" w:rsidP="0024657A">
      <w:r>
        <w:t xml:space="preserve">    Method loadStudentsFromCSV(fileName as String)</w:t>
      </w:r>
    </w:p>
    <w:p w14:paraId="22A3E793" w14:textId="77777777" w:rsidR="0024657A" w:rsidRDefault="0024657A" w:rsidP="0024657A">
      <w:r>
        <w:t xml:space="preserve">        Try</w:t>
      </w:r>
    </w:p>
    <w:p w14:paraId="04F7A9A1" w14:textId="77777777" w:rsidR="0024657A" w:rsidRDefault="0024657A" w:rsidP="0024657A">
      <w:r>
        <w:t xml:space="preserve">            Open fileName for reading into a BufferedReader br</w:t>
      </w:r>
    </w:p>
    <w:p w14:paraId="2C3333F2" w14:textId="77777777" w:rsidR="0024657A" w:rsidRDefault="0024657A" w:rsidP="0024657A">
      <w:r>
        <w:t xml:space="preserve">            While br has next line</w:t>
      </w:r>
    </w:p>
    <w:p w14:paraId="435C9611" w14:textId="77777777" w:rsidR="0024657A" w:rsidRDefault="0024657A" w:rsidP="0024657A">
      <w:r>
        <w:t xml:space="preserve">                Read line and split by "," into data array</w:t>
      </w:r>
    </w:p>
    <w:p w14:paraId="51F5EB22" w14:textId="77777777" w:rsidR="0024657A" w:rsidRDefault="0024657A" w:rsidP="0024657A">
      <w:r>
        <w:t xml:space="preserve">                If data length is not sufficient, continue to next line</w:t>
      </w:r>
    </w:p>
    <w:p w14:paraId="624A52D6" w14:textId="77777777" w:rsidR="0024657A" w:rsidRDefault="0024657A" w:rsidP="0024657A">
      <w:r>
        <w:t xml:space="preserve">                </w:t>
      </w:r>
    </w:p>
    <w:p w14:paraId="5858D3A0" w14:textId="77777777" w:rsidR="0024657A" w:rsidRDefault="0024657A" w:rsidP="0024657A">
      <w:r>
        <w:t xml:space="preserve">                Extract enrolmentType, firstName, lastName, studentNumber from data</w:t>
      </w:r>
    </w:p>
    <w:p w14:paraId="62BB92F0" w14:textId="77777777" w:rsidR="0024657A" w:rsidRDefault="0024657A" w:rsidP="0024657A">
      <w:r>
        <w:t xml:space="preserve">                Find if student exists using findStudentByNumber method</w:t>
      </w:r>
    </w:p>
    <w:p w14:paraId="5100FE04" w14:textId="77777777" w:rsidR="0024657A" w:rsidRDefault="0024657A" w:rsidP="0024657A">
      <w:r>
        <w:t xml:space="preserve">                </w:t>
      </w:r>
    </w:p>
    <w:p w14:paraId="2E1DD0D2" w14:textId="77777777" w:rsidR="0024657A" w:rsidRDefault="0024657A" w:rsidP="0024657A">
      <w:r>
        <w:t xml:space="preserve">                If enrolmentType is "C"</w:t>
      </w:r>
    </w:p>
    <w:p w14:paraId="48E0DB4F" w14:textId="77777777" w:rsidR="0024657A" w:rsidRDefault="0024657A" w:rsidP="0024657A">
      <w:r>
        <w:t xml:space="preserve">                    Extract course-related data</w:t>
      </w:r>
    </w:p>
    <w:p w14:paraId="754A496D" w14:textId="77777777" w:rsidR="0024657A" w:rsidRDefault="0024657A" w:rsidP="0024657A">
      <w:r>
        <w:t xml:space="preserve">                    If student exists and is a Student_Course</w:t>
      </w:r>
    </w:p>
    <w:p w14:paraId="3DEFD1BC" w14:textId="77777777" w:rsidR="0024657A" w:rsidRDefault="0024657A" w:rsidP="0024657A">
      <w:r>
        <w:t xml:space="preserve">                        Update marks</w:t>
      </w:r>
    </w:p>
    <w:p w14:paraId="344DEBF2" w14:textId="77777777" w:rsidR="0024657A" w:rsidRDefault="0024657A" w:rsidP="0024657A">
      <w:r>
        <w:t xml:space="preserve">                    Else</w:t>
      </w:r>
    </w:p>
    <w:p w14:paraId="2C6163CE" w14:textId="77777777" w:rsidR="0024657A" w:rsidRDefault="0024657A" w:rsidP="0024657A">
      <w:r>
        <w:t xml:space="preserve">                        Create new Student_Course and add to students</w:t>
      </w:r>
    </w:p>
    <w:p w14:paraId="2F3E94DA" w14:textId="77777777" w:rsidR="0024657A" w:rsidRDefault="0024657A" w:rsidP="0024657A">
      <w:r>
        <w:t xml:space="preserve">                Else If enrolmentType is "R"</w:t>
      </w:r>
    </w:p>
    <w:p w14:paraId="0EE13FD2" w14:textId="77777777" w:rsidR="0024657A" w:rsidRDefault="0024657A" w:rsidP="0024657A">
      <w:r>
        <w:t xml:space="preserve">                    Extract research-related data</w:t>
      </w:r>
    </w:p>
    <w:p w14:paraId="725A1FD9" w14:textId="77777777" w:rsidR="0024657A" w:rsidRDefault="0024657A" w:rsidP="0024657A">
      <w:r>
        <w:t xml:space="preserve">                    If student exists and is a Student_Research</w:t>
      </w:r>
    </w:p>
    <w:p w14:paraId="0684A964" w14:textId="77777777" w:rsidR="0024657A" w:rsidRDefault="0024657A" w:rsidP="0024657A">
      <w:r>
        <w:t xml:space="preserve">                        Update marks</w:t>
      </w:r>
    </w:p>
    <w:p w14:paraId="2A6327FD" w14:textId="77777777" w:rsidR="0024657A" w:rsidRDefault="0024657A" w:rsidP="0024657A">
      <w:r>
        <w:t xml:space="preserve">                    Else</w:t>
      </w:r>
    </w:p>
    <w:p w14:paraId="3901D367" w14:textId="77777777" w:rsidR="0024657A" w:rsidRDefault="0024657A" w:rsidP="0024657A">
      <w:r>
        <w:t xml:space="preserve">                        Create new Student_Research and add to students</w:t>
      </w:r>
    </w:p>
    <w:p w14:paraId="1617DCA1" w14:textId="77777777" w:rsidR="0024657A" w:rsidRDefault="0024657A" w:rsidP="0024657A">
      <w:r>
        <w:t xml:space="preserve">                EndIf</w:t>
      </w:r>
    </w:p>
    <w:p w14:paraId="2C77C789" w14:textId="77777777" w:rsidR="0024657A" w:rsidRDefault="0024657A" w:rsidP="0024657A">
      <w:r>
        <w:t xml:space="preserve">            EndWhile</w:t>
      </w:r>
    </w:p>
    <w:p w14:paraId="0A2E8B58" w14:textId="77777777" w:rsidR="0024657A" w:rsidRDefault="0024657A" w:rsidP="0024657A">
      <w:r>
        <w:t xml:space="preserve">            Close br</w:t>
      </w:r>
    </w:p>
    <w:p w14:paraId="36A467C4" w14:textId="77777777" w:rsidR="0024657A" w:rsidRDefault="0024657A" w:rsidP="0024657A">
      <w:r>
        <w:t xml:space="preserve">        Catch IOException or NumberFormatException</w:t>
      </w:r>
    </w:p>
    <w:p w14:paraId="5C2D97E7" w14:textId="77777777" w:rsidR="0024657A" w:rsidRDefault="0024657A" w:rsidP="0024657A">
      <w:r>
        <w:t xml:space="preserve">            Display error message</w:t>
      </w:r>
    </w:p>
    <w:p w14:paraId="5C29609E" w14:textId="77777777" w:rsidR="0024657A" w:rsidRDefault="0024657A" w:rsidP="0024657A">
      <w:r>
        <w:t xml:space="preserve">        EndTry</w:t>
      </w:r>
    </w:p>
    <w:p w14:paraId="3A6C7639" w14:textId="77777777" w:rsidR="0024657A" w:rsidRDefault="0024657A" w:rsidP="0024657A">
      <w:r>
        <w:t xml:space="preserve">    EndMethod</w:t>
      </w:r>
    </w:p>
    <w:p w14:paraId="6E0046F7" w14:textId="77777777" w:rsidR="0024657A" w:rsidRDefault="0024657A" w:rsidP="0024657A"/>
    <w:p w14:paraId="1BAF5EE7" w14:textId="77777777" w:rsidR="0024657A" w:rsidRDefault="0024657A" w:rsidP="0024657A">
      <w:r>
        <w:t xml:space="preserve">    Method findStudentByNumber(studentNumber as Long) as Student</w:t>
      </w:r>
    </w:p>
    <w:p w14:paraId="31D8906C" w14:textId="77777777" w:rsidR="0024657A" w:rsidRDefault="0024657A" w:rsidP="0024657A">
      <w:r>
        <w:t xml:space="preserve">        For each student in students</w:t>
      </w:r>
    </w:p>
    <w:p w14:paraId="5C29442B" w14:textId="77777777" w:rsidR="0024657A" w:rsidRDefault="0024657A" w:rsidP="0024657A">
      <w:r>
        <w:t xml:space="preserve">            If student's number matches studentNumber</w:t>
      </w:r>
    </w:p>
    <w:p w14:paraId="362903A8" w14:textId="77777777" w:rsidR="0024657A" w:rsidRDefault="0024657A" w:rsidP="0024657A">
      <w:r>
        <w:t xml:space="preserve">                Return student</w:t>
      </w:r>
    </w:p>
    <w:p w14:paraId="5E7E1C4C" w14:textId="77777777" w:rsidR="0024657A" w:rsidRDefault="0024657A" w:rsidP="0024657A">
      <w:r>
        <w:t xml:space="preserve">            EndIf</w:t>
      </w:r>
    </w:p>
    <w:p w14:paraId="27106867" w14:textId="77777777" w:rsidR="0024657A" w:rsidRDefault="0024657A" w:rsidP="0024657A">
      <w:r>
        <w:t xml:space="preserve">        EndFor</w:t>
      </w:r>
    </w:p>
    <w:p w14:paraId="3B81F443" w14:textId="77777777" w:rsidR="0024657A" w:rsidRDefault="0024657A" w:rsidP="0024657A">
      <w:r>
        <w:t xml:space="preserve">        Return null</w:t>
      </w:r>
    </w:p>
    <w:p w14:paraId="038474B4" w14:textId="77777777" w:rsidR="0024657A" w:rsidRDefault="0024657A" w:rsidP="0024657A">
      <w:r>
        <w:t xml:space="preserve">    EndMethod</w:t>
      </w:r>
    </w:p>
    <w:p w14:paraId="0B7DC003" w14:textId="77777777" w:rsidR="0024657A" w:rsidRDefault="0024657A" w:rsidP="0024657A"/>
    <w:p w14:paraId="723BE36A" w14:textId="77777777" w:rsidR="0024657A" w:rsidRDefault="0024657A" w:rsidP="0024657A">
      <w:r>
        <w:t xml:space="preserve">    Method displayMenu</w:t>
      </w:r>
    </w:p>
    <w:p w14:paraId="7E905FC7" w14:textId="77777777" w:rsidR="0024657A" w:rsidRDefault="0024657A" w:rsidP="0024657A">
      <w:r>
        <w:t xml:space="preserve">        Declare choice as Integer</w:t>
      </w:r>
    </w:p>
    <w:p w14:paraId="03B74251" w14:textId="77777777" w:rsidR="0024657A" w:rsidRDefault="0024657A" w:rsidP="0024657A">
      <w:r>
        <w:t xml:space="preserve">        Repeat</w:t>
      </w:r>
    </w:p>
    <w:p w14:paraId="2877DBFE" w14:textId="77777777" w:rsidR="0024657A" w:rsidRDefault="0024657A" w:rsidP="0024657A">
      <w:r>
        <w:t xml:space="preserve">            Display menu options</w:t>
      </w:r>
    </w:p>
    <w:p w14:paraId="193F6C74" w14:textId="77777777" w:rsidR="0024657A" w:rsidRDefault="0024657A" w:rsidP="0024657A">
      <w:r>
        <w:t xml:space="preserve">            Set choice to scanner input</w:t>
      </w:r>
    </w:p>
    <w:p w14:paraId="31305510" w14:textId="77777777" w:rsidR="0024657A" w:rsidRDefault="0024657A" w:rsidP="0024657A">
      <w:r>
        <w:t xml:space="preserve">            Call chooseMenuOption method with choice</w:t>
      </w:r>
    </w:p>
    <w:p w14:paraId="263C2620" w14:textId="77777777" w:rsidR="0024657A" w:rsidRDefault="0024657A" w:rsidP="0024657A">
      <w:r>
        <w:t xml:space="preserve">        Until choice is 6</w:t>
      </w:r>
    </w:p>
    <w:p w14:paraId="6C8F4EE6" w14:textId="77777777" w:rsidR="0024657A" w:rsidRDefault="0024657A" w:rsidP="0024657A">
      <w:r>
        <w:t xml:space="preserve">    EndMethod</w:t>
      </w:r>
    </w:p>
    <w:p w14:paraId="50D2AD03" w14:textId="77777777" w:rsidR="0024657A" w:rsidRDefault="0024657A" w:rsidP="0024657A"/>
    <w:p w14:paraId="5D370E9E" w14:textId="77777777" w:rsidR="0024657A" w:rsidRDefault="0024657A" w:rsidP="0024657A"/>
    <w:p w14:paraId="2B343BFD" w14:textId="77777777" w:rsidR="0024657A" w:rsidRDefault="0024657A" w:rsidP="0024657A"/>
    <w:p w14:paraId="3D4435D0" w14:textId="77777777" w:rsidR="0024657A" w:rsidRDefault="0024657A" w:rsidP="0024657A">
      <w:r>
        <w:t xml:space="preserve">    Method chooseMenuOption(choice as Integer)</w:t>
      </w:r>
    </w:p>
    <w:p w14:paraId="7CD151B6" w14:textId="77777777" w:rsidR="0024657A" w:rsidRDefault="0024657A" w:rsidP="0024657A">
      <w:r>
        <w:t xml:space="preserve">        Switch choice</w:t>
      </w:r>
    </w:p>
    <w:p w14:paraId="0538BB91" w14:textId="77777777" w:rsidR="0024657A" w:rsidRDefault="0024657A" w:rsidP="0024657A">
      <w:r>
        <w:t xml:space="preserve">            Case 1: Exit program</w:t>
      </w:r>
    </w:p>
    <w:p w14:paraId="6C80544F" w14:textId="77777777" w:rsidR="0024657A" w:rsidRDefault="0024657A" w:rsidP="0024657A">
      <w:r>
        <w:t xml:space="preserve">            Case 2: Call addStudentFromCSV method</w:t>
      </w:r>
    </w:p>
    <w:p w14:paraId="122F421A" w14:textId="77777777" w:rsidR="0024657A" w:rsidRDefault="0024657A" w:rsidP="0024657A">
      <w:r>
        <w:t xml:space="preserve">            Case 3: Call removeStudent method</w:t>
      </w:r>
    </w:p>
    <w:p w14:paraId="3A07AC66" w14:textId="77777777" w:rsidR="0024657A" w:rsidRDefault="0024657A" w:rsidP="0024657A">
      <w:r>
        <w:t xml:space="preserve">            Case 4: Call displayAllStudents method</w:t>
      </w:r>
    </w:p>
    <w:p w14:paraId="536D8D6F" w14:textId="77777777" w:rsidR="0024657A" w:rsidRDefault="0024657A" w:rsidP="0024657A">
      <w:r>
        <w:t xml:space="preserve">            Case 5: Call analyzeCourseWorkStudents method</w:t>
      </w:r>
    </w:p>
    <w:p w14:paraId="2CD7C6FF" w14:textId="77777777" w:rsidR="0024657A" w:rsidRDefault="0024657A" w:rsidP="0024657A">
      <w:r>
        <w:t xml:space="preserve">            Case 6: Call reportStudentGrade method</w:t>
      </w:r>
    </w:p>
    <w:p w14:paraId="6CF9FF26" w14:textId="77777777" w:rsidR="0024657A" w:rsidRDefault="0024657A" w:rsidP="0024657A">
      <w:r>
        <w:t xml:space="preserve">            Case 7: Call sortStudentsByID method</w:t>
      </w:r>
    </w:p>
    <w:p w14:paraId="4DBE3ED4" w14:textId="77777777" w:rsidR="0024657A" w:rsidRDefault="0024657A" w:rsidP="0024657A">
      <w:r>
        <w:t xml:space="preserve">            Case 8: Call outputSortedStudentsToCSV method</w:t>
      </w:r>
    </w:p>
    <w:p w14:paraId="167D25C2" w14:textId="77777777" w:rsidR="0024657A" w:rsidRDefault="0024657A" w:rsidP="0024657A">
      <w:r>
        <w:t xml:space="preserve">            Default: Display "Invalid choice. Please try again."</w:t>
      </w:r>
    </w:p>
    <w:p w14:paraId="5A1E35AD" w14:textId="77777777" w:rsidR="0024657A" w:rsidRDefault="0024657A" w:rsidP="0024657A">
      <w:r>
        <w:t xml:space="preserve">        EndSwitch</w:t>
      </w:r>
    </w:p>
    <w:p w14:paraId="53FE2283" w14:textId="77777777" w:rsidR="0024657A" w:rsidRDefault="0024657A" w:rsidP="0024657A">
      <w:r>
        <w:t xml:space="preserve">    EndMethod</w:t>
      </w:r>
    </w:p>
    <w:p w14:paraId="577ECE4F" w14:textId="77777777" w:rsidR="0024657A" w:rsidRDefault="0024657A" w:rsidP="0024657A"/>
    <w:p w14:paraId="36BD9AEB" w14:textId="77777777" w:rsidR="0024657A" w:rsidRDefault="0024657A" w:rsidP="0024657A">
      <w:r>
        <w:t xml:space="preserve">    Method addStudentFromCSV</w:t>
      </w:r>
    </w:p>
    <w:p w14:paraId="22ED0AA1" w14:textId="77777777" w:rsidR="0024657A" w:rsidRDefault="0024657A" w:rsidP="0024657A">
      <w:r>
        <w:t xml:space="preserve">        Prompt for CSV file name</w:t>
      </w:r>
    </w:p>
    <w:p w14:paraId="7ABD937C" w14:textId="77777777" w:rsidR="0024657A" w:rsidRDefault="0024657A" w:rsidP="0024657A">
      <w:r>
        <w:t xml:space="preserve">        Read fileName from scanner</w:t>
      </w:r>
    </w:p>
    <w:p w14:paraId="55CFE372" w14:textId="77777777" w:rsidR="0024657A" w:rsidRDefault="0024657A" w:rsidP="0024657A">
      <w:r>
        <w:t xml:space="preserve">        Call loadStudentsFromCSV with fileName</w:t>
      </w:r>
    </w:p>
    <w:p w14:paraId="23557FBB" w14:textId="77777777" w:rsidR="0024657A" w:rsidRDefault="0024657A" w:rsidP="0024657A">
      <w:r>
        <w:t xml:space="preserve">    EndMethod</w:t>
      </w:r>
    </w:p>
    <w:p w14:paraId="2211F151" w14:textId="77777777" w:rsidR="0024657A" w:rsidRDefault="0024657A" w:rsidP="0024657A"/>
    <w:p w14:paraId="256375BD" w14:textId="77777777" w:rsidR="0024657A" w:rsidRDefault="0024657A" w:rsidP="0024657A">
      <w:r>
        <w:t xml:space="preserve">    Method removeStudent</w:t>
      </w:r>
    </w:p>
    <w:p w14:paraId="73A887CF" w14:textId="77777777" w:rsidR="0024657A" w:rsidRDefault="0024657A" w:rsidP="0024657A">
      <w:r>
        <w:t xml:space="preserve">        Prompt for student number</w:t>
      </w:r>
    </w:p>
    <w:p w14:paraId="236EFA3A" w14:textId="77777777" w:rsidR="0024657A" w:rsidRDefault="0024657A" w:rsidP="0024657A">
      <w:r>
        <w:t xml:space="preserve">        Read studentNumber from scanner</w:t>
      </w:r>
    </w:p>
    <w:p w14:paraId="73823771" w14:textId="77777777" w:rsidR="0024657A" w:rsidRDefault="0024657A" w:rsidP="0024657A">
      <w:r>
        <w:t xml:space="preserve">        Remove student from students if found, else display not found message</w:t>
      </w:r>
    </w:p>
    <w:p w14:paraId="6595E8FA" w14:textId="77777777" w:rsidR="0024657A" w:rsidRDefault="0024657A" w:rsidP="0024657A">
      <w:r>
        <w:t xml:space="preserve">    EndMethod</w:t>
      </w:r>
    </w:p>
    <w:p w14:paraId="4317B3A2" w14:textId="77777777" w:rsidR="0024657A" w:rsidRDefault="0024657A" w:rsidP="0024657A"/>
    <w:p w14:paraId="7F532E81" w14:textId="77777777" w:rsidR="0024657A" w:rsidRDefault="0024657A" w:rsidP="0024657A">
      <w:r>
        <w:t xml:space="preserve">    Method displayAllStudents</w:t>
      </w:r>
    </w:p>
    <w:p w14:paraId="352C1734" w14:textId="77777777" w:rsidR="0024657A" w:rsidRDefault="0024657A" w:rsidP="0024657A">
      <w:r>
        <w:t xml:space="preserve">        For each student in students</w:t>
      </w:r>
    </w:p>
    <w:p w14:paraId="778307F8" w14:textId="77777777" w:rsidR="0024657A" w:rsidRDefault="0024657A" w:rsidP="0024657A">
      <w:r>
        <w:t xml:space="preserve">            Call student's reportGrade method</w:t>
      </w:r>
    </w:p>
    <w:p w14:paraId="78D5AC60" w14:textId="77777777" w:rsidR="0024657A" w:rsidRDefault="0024657A" w:rsidP="0024657A">
      <w:r>
        <w:t xml:space="preserve">        EndFor</w:t>
      </w:r>
    </w:p>
    <w:p w14:paraId="3842E5AC" w14:textId="77777777" w:rsidR="0024657A" w:rsidRDefault="0024657A" w:rsidP="0024657A">
      <w:r>
        <w:t xml:space="preserve">    EndMethod</w:t>
      </w:r>
    </w:p>
    <w:p w14:paraId="0BC132E1" w14:textId="16363878" w:rsidR="0024657A" w:rsidRDefault="0024657A" w:rsidP="0024657A">
      <w:r>
        <w:t xml:space="preserve">    Method analyzeCourseWorkStudents</w:t>
      </w:r>
    </w:p>
    <w:p w14:paraId="35680FF9" w14:textId="77777777" w:rsidR="0024657A" w:rsidRDefault="0024657A" w:rsidP="0024657A">
      <w:r>
        <w:tab/>
        <w:t>Initialize total, sumOverallMarks to 0</w:t>
      </w:r>
    </w:p>
    <w:p w14:paraId="74398BAF" w14:textId="77777777" w:rsidR="0024657A" w:rsidRDefault="0024657A" w:rsidP="0024657A">
      <w:r>
        <w:t xml:space="preserve">        Calculate total and sumOverallMarks for coursework students</w:t>
      </w:r>
    </w:p>
    <w:p w14:paraId="5EB0BCAC" w14:textId="77777777" w:rsidR="0024657A" w:rsidRDefault="0024657A" w:rsidP="0024657A">
      <w:r>
        <w:t xml:space="preserve">        Calculate averageOverallMark</w:t>
      </w:r>
    </w:p>
    <w:p w14:paraId="3D42F551" w14:textId="77777777" w:rsidR="0024657A" w:rsidRDefault="0024657A" w:rsidP="0024657A">
      <w:r>
        <w:t xml:space="preserve">        Determine counts of students above and below average</w:t>
      </w:r>
    </w:p>
    <w:p w14:paraId="43B1685B" w14:textId="4CC9EE4E" w:rsidR="0024657A" w:rsidRDefault="0024657A" w:rsidP="0024657A">
      <w:r>
        <w:t xml:space="preserve">        Display analysis results</w:t>
      </w:r>
    </w:p>
    <w:p w14:paraId="0DC99272" w14:textId="77777777" w:rsidR="0024657A" w:rsidRDefault="0024657A" w:rsidP="0024657A">
      <w:r>
        <w:t xml:space="preserve">    EndMethod</w:t>
      </w:r>
    </w:p>
    <w:p w14:paraId="0903D571" w14:textId="77777777" w:rsidR="0024657A" w:rsidRDefault="0024657A" w:rsidP="0024657A"/>
    <w:p w14:paraId="7320021A" w14:textId="77777777" w:rsidR="0024657A" w:rsidRDefault="0024657A" w:rsidP="0024657A">
      <w:r>
        <w:t xml:space="preserve">    Method reportStudentGrade</w:t>
      </w:r>
    </w:p>
    <w:p w14:paraId="2DFD862C" w14:textId="77777777" w:rsidR="0024657A" w:rsidRDefault="0024657A" w:rsidP="0024657A">
      <w:r>
        <w:t xml:space="preserve">        Prompt for student number</w:t>
      </w:r>
    </w:p>
    <w:p w14:paraId="72112105" w14:textId="77777777" w:rsidR="0024657A" w:rsidRDefault="0024657A" w:rsidP="0024657A">
      <w:r>
        <w:t xml:space="preserve">        Read studentNumber from scanner</w:t>
      </w:r>
    </w:p>
    <w:p w14:paraId="162CB142" w14:textId="77777777" w:rsidR="0024657A" w:rsidRDefault="0024657A" w:rsidP="0024657A">
      <w:r>
        <w:t xml:space="preserve">        Find student and call their reportGrade method, else display not found message</w:t>
      </w:r>
    </w:p>
    <w:p w14:paraId="4B98EEF1" w14:textId="77777777" w:rsidR="0024657A" w:rsidRDefault="0024657A" w:rsidP="0024657A">
      <w:r>
        <w:t xml:space="preserve">    EndMethod</w:t>
      </w:r>
    </w:p>
    <w:p w14:paraId="451375B5" w14:textId="77777777" w:rsidR="0024657A" w:rsidRDefault="0024657A" w:rsidP="0024657A"/>
    <w:p w14:paraId="169778A6" w14:textId="77777777" w:rsidR="0024657A" w:rsidRDefault="0024657A" w:rsidP="0024657A">
      <w:r>
        <w:t xml:space="preserve">    Method sortStudentsByID</w:t>
      </w:r>
    </w:p>
    <w:p w14:paraId="4BFC2E41" w14:textId="77777777" w:rsidR="0024657A" w:rsidRDefault="0024657A" w:rsidP="0024657A">
      <w:r>
        <w:t xml:space="preserve">        Perform insertion sort on students based on studentNumber</w:t>
      </w:r>
    </w:p>
    <w:p w14:paraId="24874510" w14:textId="77777777" w:rsidR="0024657A" w:rsidRDefault="0024657A" w:rsidP="0024657A">
      <w:r>
        <w:t xml:space="preserve">    EndMethod</w:t>
      </w:r>
    </w:p>
    <w:p w14:paraId="74713B4B" w14:textId="77777777" w:rsidR="0024657A" w:rsidRDefault="0024657A" w:rsidP="0024657A"/>
    <w:p w14:paraId="36FCAD33" w14:textId="77777777" w:rsidR="0024657A" w:rsidRDefault="0024657A" w:rsidP="0024657A">
      <w:r>
        <w:t xml:space="preserve">    Method outputSortedStudentsToCSV</w:t>
      </w:r>
    </w:p>
    <w:p w14:paraId="168D483C" w14:textId="77777777" w:rsidR="0024657A" w:rsidRDefault="0024657A" w:rsidP="0024657A">
      <w:r>
        <w:t xml:space="preserve">        Try</w:t>
      </w:r>
    </w:p>
    <w:p w14:paraId="4518DCF2" w14:textId="77777777" w:rsidR="0024657A" w:rsidRDefault="0024657A" w:rsidP="0024657A">
      <w:r>
        <w:t xml:space="preserve">            Open "sorted_students.csv" for writing</w:t>
      </w:r>
    </w:p>
    <w:p w14:paraId="65E0FDC3" w14:textId="77777777" w:rsidR="0024657A" w:rsidRDefault="0024657A" w:rsidP="0024657A">
      <w:r>
        <w:t xml:space="preserve">            For each student in students</w:t>
      </w:r>
    </w:p>
    <w:p w14:paraId="0374177B" w14:textId="77777777" w:rsidR="0024657A" w:rsidRDefault="0024657A" w:rsidP="0024657A">
      <w:r>
        <w:t xml:space="preserve">                Write student details to file</w:t>
      </w:r>
    </w:p>
    <w:p w14:paraId="17B583E8" w14:textId="77777777" w:rsidR="0024657A" w:rsidRDefault="0024657A" w:rsidP="0024657A">
      <w:r>
        <w:t xml:space="preserve">            EndFor</w:t>
      </w:r>
    </w:p>
    <w:p w14:paraId="299213EE" w14:textId="77777777" w:rsidR="0024657A" w:rsidRDefault="0024657A" w:rsidP="0024657A">
      <w:r>
        <w:t xml:space="preserve">            Close file</w:t>
      </w:r>
    </w:p>
    <w:p w14:paraId="64135139" w14:textId="77777777" w:rsidR="0024657A" w:rsidRDefault="0024657A" w:rsidP="0024657A">
      <w:r>
        <w:t xml:space="preserve">            Display success message</w:t>
      </w:r>
    </w:p>
    <w:p w14:paraId="541FE7A6" w14:textId="77777777" w:rsidR="0024657A" w:rsidRDefault="0024657A" w:rsidP="0024657A">
      <w:r>
        <w:t xml:space="preserve">        Catch IOException</w:t>
      </w:r>
    </w:p>
    <w:p w14:paraId="6706B361" w14:textId="77777777" w:rsidR="0024657A" w:rsidRDefault="0024657A" w:rsidP="0024657A">
      <w:r>
        <w:t xml:space="preserve">            Display error message</w:t>
      </w:r>
    </w:p>
    <w:p w14:paraId="071C758C" w14:textId="77777777" w:rsidR="0024657A" w:rsidRDefault="0024657A" w:rsidP="0024657A">
      <w:r>
        <w:t xml:space="preserve">        EndTry</w:t>
      </w:r>
    </w:p>
    <w:p w14:paraId="69D61F26" w14:textId="77777777" w:rsidR="0024657A" w:rsidRDefault="0024657A" w:rsidP="0024657A">
      <w:r>
        <w:t xml:space="preserve">    EndMethod</w:t>
      </w:r>
    </w:p>
    <w:p w14:paraId="3924D1FC" w14:textId="5675E3D9" w:rsidR="0024657A" w:rsidRPr="0024657A" w:rsidRDefault="0024657A" w:rsidP="0024657A">
      <w:r>
        <w:t>EndClass</w:t>
      </w:r>
    </w:p>
    <w:p w14:paraId="555A7966" w14:textId="19BBF222" w:rsidR="00EE2C11" w:rsidRDefault="00985B54" w:rsidP="0024657A">
      <w:pPr>
        <w:pStyle w:val="Heading2"/>
      </w:pPr>
      <w:r>
        <w:rPr>
          <w:rStyle w:val="Heading1Char"/>
        </w:rPr>
        <w:t>5</w:t>
      </w:r>
      <w:r w:rsidR="00EF5EEC">
        <w:rPr>
          <w:rStyle w:val="Heading1Char"/>
        </w:rPr>
        <w:t xml:space="preserve">. </w:t>
      </w:r>
      <w:r w:rsidR="00EE2C11" w:rsidRPr="00EF5EEC">
        <w:rPr>
          <w:rStyle w:val="Heading1Char"/>
        </w:rPr>
        <w:t>Limitations</w:t>
      </w:r>
      <w:bookmarkEnd w:id="15"/>
    </w:p>
    <w:p w14:paraId="4C1FFAF5" w14:textId="0D140B63" w:rsidR="00DE7091" w:rsidRDefault="005630CF" w:rsidP="00456912">
      <w:r>
        <w:t xml:space="preserve">The program does </w:t>
      </w:r>
      <w:r w:rsidR="00DE7091">
        <w:t>not</w:t>
      </w:r>
      <w:r w:rsidR="007918EB">
        <w:t xml:space="preserve"> ask user to confirm again before removing records. </w:t>
      </w:r>
    </w:p>
    <w:p w14:paraId="4A98D980" w14:textId="479577C1" w:rsidR="00972C3A" w:rsidRDefault="007918EB" w:rsidP="00456912">
      <w:r>
        <w:t>It also does not have a method for checking whether the ArrayList is sorted before outputting to sorted_students.csv</w:t>
      </w:r>
    </w:p>
    <w:p w14:paraId="05E38860" w14:textId="77777777" w:rsidR="00EE2C11" w:rsidRDefault="00EE2C11" w:rsidP="00EE2C11"/>
    <w:p w14:paraId="4A2AA325" w14:textId="7BF95624" w:rsidR="00EF5EEC" w:rsidRDefault="00985B54" w:rsidP="00EF5EEC">
      <w:pPr>
        <w:pStyle w:val="Heading1"/>
      </w:pPr>
      <w:bookmarkStart w:id="16" w:name="_Toc163268246"/>
      <w:r>
        <w:t>6</w:t>
      </w:r>
      <w:r w:rsidR="00EF5EEC">
        <w:t xml:space="preserve">. </w:t>
      </w:r>
      <w:r w:rsidR="00EE2C11">
        <w:t>Testing</w:t>
      </w:r>
      <w:bookmarkEnd w:id="16"/>
    </w:p>
    <w:p w14:paraId="3E970F0B" w14:textId="77777777" w:rsidR="00985B54" w:rsidRDefault="00985B54" w:rsidP="000D1075">
      <w:pPr>
        <w:pStyle w:val="Heading2"/>
      </w:pPr>
    </w:p>
    <w:p w14:paraId="330239BF" w14:textId="17DC3842" w:rsidR="003B0110" w:rsidRDefault="00A92EF8" w:rsidP="000D1075">
      <w:pPr>
        <w:pStyle w:val="Heading2"/>
      </w:pPr>
      <w:bookmarkStart w:id="17" w:name="_Toc163268247"/>
      <w:r>
        <w:t xml:space="preserve">Desk Checking </w:t>
      </w:r>
      <w:r w:rsidR="000D1075">
        <w:t>Table</w:t>
      </w:r>
      <w:bookmarkEnd w:id="17"/>
    </w:p>
    <w:tbl>
      <w:tblPr>
        <w:tblStyle w:val="TableGrid"/>
        <w:tblW w:w="0" w:type="auto"/>
        <w:tblLayout w:type="fixed"/>
        <w:tblLook w:val="04A0" w:firstRow="1" w:lastRow="0" w:firstColumn="1" w:lastColumn="0" w:noHBand="0" w:noVBand="1"/>
      </w:tblPr>
      <w:tblGrid>
        <w:gridCol w:w="562"/>
        <w:gridCol w:w="1418"/>
        <w:gridCol w:w="1984"/>
        <w:gridCol w:w="1985"/>
        <w:gridCol w:w="2055"/>
        <w:gridCol w:w="1012"/>
      </w:tblGrid>
      <w:tr w:rsidR="00D837D2" w14:paraId="42747B59" w14:textId="77777777" w:rsidTr="00A01BE4">
        <w:tc>
          <w:tcPr>
            <w:tcW w:w="562" w:type="dxa"/>
          </w:tcPr>
          <w:p w14:paraId="4B5CE9CD" w14:textId="04A5AC69" w:rsidR="000D1075" w:rsidRDefault="000D1075" w:rsidP="000D1075">
            <w:r>
              <w:t>Test ID</w:t>
            </w:r>
          </w:p>
        </w:tc>
        <w:tc>
          <w:tcPr>
            <w:tcW w:w="1418" w:type="dxa"/>
          </w:tcPr>
          <w:p w14:paraId="46823E5B" w14:textId="3014323A" w:rsidR="000D1075" w:rsidRDefault="000D1075" w:rsidP="000D1075">
            <w:r>
              <w:t xml:space="preserve">Test description/justification </w:t>
            </w:r>
          </w:p>
        </w:tc>
        <w:tc>
          <w:tcPr>
            <w:tcW w:w="1984" w:type="dxa"/>
          </w:tcPr>
          <w:p w14:paraId="0D9EFD95" w14:textId="1E101B29" w:rsidR="000D1075" w:rsidRDefault="000D1075" w:rsidP="000D1075">
            <w:r>
              <w:t>Actual data for this test</w:t>
            </w:r>
          </w:p>
        </w:tc>
        <w:tc>
          <w:tcPr>
            <w:tcW w:w="1985" w:type="dxa"/>
          </w:tcPr>
          <w:p w14:paraId="2772EC69" w14:textId="34379D1F" w:rsidR="000D1075" w:rsidRDefault="000D1075" w:rsidP="000D1075">
            <w:r>
              <w:t>Expected output</w:t>
            </w:r>
          </w:p>
        </w:tc>
        <w:tc>
          <w:tcPr>
            <w:tcW w:w="2055" w:type="dxa"/>
          </w:tcPr>
          <w:p w14:paraId="7EE44338" w14:textId="3699359D" w:rsidR="000D1075" w:rsidRDefault="000D1075" w:rsidP="000D1075">
            <w:r>
              <w:t xml:space="preserve">Actual desk check result </w:t>
            </w:r>
          </w:p>
        </w:tc>
        <w:tc>
          <w:tcPr>
            <w:tcW w:w="1012" w:type="dxa"/>
          </w:tcPr>
          <w:p w14:paraId="15F3BBB3" w14:textId="71D27F2D" w:rsidR="000D1075" w:rsidRDefault="000D1075" w:rsidP="000D1075">
            <w:r>
              <w:t>Desk check outcome</w:t>
            </w:r>
          </w:p>
        </w:tc>
      </w:tr>
      <w:tr w:rsidR="00D837D2" w14:paraId="06074FFE" w14:textId="77777777" w:rsidTr="00A01BE4">
        <w:tc>
          <w:tcPr>
            <w:tcW w:w="562" w:type="dxa"/>
          </w:tcPr>
          <w:p w14:paraId="09ACDD74" w14:textId="138E0409" w:rsidR="000D1075" w:rsidRDefault="000D1075" w:rsidP="000D1075">
            <w:r>
              <w:t>1</w:t>
            </w:r>
          </w:p>
        </w:tc>
        <w:tc>
          <w:tcPr>
            <w:tcW w:w="1418" w:type="dxa"/>
          </w:tcPr>
          <w:p w14:paraId="4EB143B7" w14:textId="32A86163" w:rsidR="0024657A" w:rsidRDefault="00D837D2" w:rsidP="0024657A">
            <w:r>
              <w:t>Loading Data from initial CSV file</w:t>
            </w:r>
            <w:r w:rsidR="00FC0991">
              <w:t>:</w:t>
            </w:r>
          </w:p>
          <w:p w14:paraId="4DD776E2" w14:textId="17A96853" w:rsidR="000D1075" w:rsidRDefault="000D1075" w:rsidP="0024657A">
            <w:r w:rsidRPr="000D1075">
              <w:t xml:space="preserve">Test the program's ability to </w:t>
            </w:r>
            <w:r w:rsidR="00D837D2">
              <w:t xml:space="preserve">add </w:t>
            </w:r>
            <w:r w:rsidR="00B752FD">
              <w:t>Student</w:t>
            </w:r>
            <w:r w:rsidRPr="000D1075">
              <w:t xml:space="preserve"> objects</w:t>
            </w:r>
            <w:r w:rsidR="00D837D2">
              <w:t xml:space="preserve"> to an empty ArrayList</w:t>
            </w:r>
            <w:r w:rsidRPr="000D1075">
              <w:t xml:space="preserve"> </w:t>
            </w:r>
            <w:r w:rsidR="0024657A">
              <w:t>by loading Data from a CSV file with valid data</w:t>
            </w:r>
            <w:r w:rsidR="00D837D2">
              <w:t>.</w:t>
            </w:r>
            <w:r w:rsidR="00FC0991">
              <w:t xml:space="preserve"> </w:t>
            </w:r>
            <w:r w:rsidR="0024657A">
              <w:t>Ensure that students with both C (coursework) and R (research) enrolment types are correctly loaded, parsed, and added to the students list.</w:t>
            </w:r>
          </w:p>
          <w:p w14:paraId="23A5DB59" w14:textId="77777777" w:rsidR="00D837D2" w:rsidRDefault="00D837D2" w:rsidP="0024657A"/>
          <w:p w14:paraId="47B84FA1" w14:textId="1CBAC8CD" w:rsidR="00D837D2" w:rsidRDefault="00D837D2" w:rsidP="0024657A"/>
        </w:tc>
        <w:tc>
          <w:tcPr>
            <w:tcW w:w="1984" w:type="dxa"/>
          </w:tcPr>
          <w:p w14:paraId="146B1D62" w14:textId="519D7BE8" w:rsidR="00A92EF8" w:rsidRDefault="00C85CC5" w:rsidP="000D1075">
            <w:r>
              <w:t>Enter your choice: 4</w:t>
            </w:r>
          </w:p>
          <w:p w14:paraId="5A279F86" w14:textId="77777777" w:rsidR="00A92EF8" w:rsidRDefault="00A92EF8" w:rsidP="000D1075"/>
          <w:p w14:paraId="20800434" w14:textId="673C7606" w:rsidR="002B5CD7" w:rsidRDefault="00C85CC5" w:rsidP="000D1075">
            <w:r>
              <w:t>Data f</w:t>
            </w:r>
            <w:r w:rsidR="00D837D2">
              <w:t>rom students.csv:</w:t>
            </w:r>
          </w:p>
          <w:p w14:paraId="26FB7DB6" w14:textId="77777777" w:rsidR="00D837D2" w:rsidRDefault="00D837D2" w:rsidP="00D837D2"/>
          <w:p w14:paraId="38AF73DA" w14:textId="2B423BC3" w:rsidR="00D837D2" w:rsidRDefault="00D837D2" w:rsidP="00D837D2">
            <w:r>
              <w:t>enrolmentType,firstName,lastName,000000</w:t>
            </w:r>
          </w:p>
          <w:p w14:paraId="3DFC4EE2" w14:textId="77777777" w:rsidR="00D837D2" w:rsidRDefault="00D837D2" w:rsidP="00D837D2">
            <w:r>
              <w:t>C,Alan,Turing,100001,CS101,0,0,0,0</w:t>
            </w:r>
          </w:p>
          <w:p w14:paraId="136B0208" w14:textId="77777777" w:rsidR="00D837D2" w:rsidRDefault="00D837D2" w:rsidP="00D837D2">
            <w:r>
              <w:t>R,Ada,Lovelace,200001,0,0</w:t>
            </w:r>
          </w:p>
          <w:p w14:paraId="0B399CCA" w14:textId="77777777" w:rsidR="00D837D2" w:rsidRDefault="00D837D2" w:rsidP="00D837D2">
            <w:r>
              <w:t>C,Grace,Hopper,100002,CS102,0,0,0,0</w:t>
            </w:r>
          </w:p>
          <w:p w14:paraId="3C40A77B" w14:textId="77777777" w:rsidR="00D837D2" w:rsidRDefault="00D837D2" w:rsidP="00D837D2">
            <w:r>
              <w:t>R,Donald,Knuth,200002,0,0</w:t>
            </w:r>
          </w:p>
          <w:p w14:paraId="1765F912" w14:textId="77777777" w:rsidR="00D837D2" w:rsidRDefault="00D837D2" w:rsidP="00D837D2">
            <w:r>
              <w:t>C,Margaret,Hamilton,100003,CS103,0,0,0,0</w:t>
            </w:r>
          </w:p>
          <w:p w14:paraId="3E10E3C8" w14:textId="77777777" w:rsidR="00D837D2" w:rsidRDefault="00D837D2" w:rsidP="00D837D2">
            <w:r>
              <w:t>R,Claude,Shannon,200003,0,0</w:t>
            </w:r>
          </w:p>
          <w:p w14:paraId="28FF4AFF" w14:textId="77777777" w:rsidR="00D837D2" w:rsidRDefault="00D837D2" w:rsidP="00D837D2">
            <w:r>
              <w:t>C,Tim,Berners-Lee,100004,WEB101,0,0,0,0</w:t>
            </w:r>
          </w:p>
          <w:p w14:paraId="64ECDC38" w14:textId="77777777" w:rsidR="00D837D2" w:rsidRDefault="00D837D2" w:rsidP="00D837D2">
            <w:r>
              <w:t>R,Edsger,Dijkstra,200004,0,0</w:t>
            </w:r>
          </w:p>
          <w:p w14:paraId="6DC94A66" w14:textId="77777777" w:rsidR="00D837D2" w:rsidRDefault="00D837D2" w:rsidP="00D837D2">
            <w:r>
              <w:t>C,Linus,Torvalds,100005,OS102,0,0,0,0</w:t>
            </w:r>
          </w:p>
          <w:p w14:paraId="7248E848" w14:textId="77777777" w:rsidR="00D837D2" w:rsidRDefault="00D837D2" w:rsidP="00D837D2">
            <w:r>
              <w:t>R,Richard,Hamming,200005,0,0</w:t>
            </w:r>
          </w:p>
          <w:p w14:paraId="04D3BEF0" w14:textId="5E382722" w:rsidR="00D837D2" w:rsidRDefault="00D837D2" w:rsidP="00D837D2"/>
        </w:tc>
        <w:tc>
          <w:tcPr>
            <w:tcW w:w="1985" w:type="dxa"/>
          </w:tcPr>
          <w:p w14:paraId="22499946" w14:textId="77777777" w:rsidR="00D837D2" w:rsidRDefault="00D837D2" w:rsidP="00D837D2"/>
          <w:p w14:paraId="2C153B1D" w14:textId="77777777" w:rsidR="00C85CC5" w:rsidRDefault="00C85CC5" w:rsidP="00D837D2"/>
          <w:p w14:paraId="29CB9ADF" w14:textId="10FA9925" w:rsidR="00D837D2" w:rsidRDefault="00D837D2" w:rsidP="00D837D2">
            <w:r>
              <w:t>C, Alan Turing, Student Number: 100001, Unit ID: CS101, Overall Mark: 0.0, Final Grade: N</w:t>
            </w:r>
          </w:p>
          <w:p w14:paraId="030132CF" w14:textId="77777777" w:rsidR="00D837D2" w:rsidRDefault="00D837D2" w:rsidP="00D837D2">
            <w:r>
              <w:t>R, Ada Lovelace, Student Number: 200001, Overall Mark: 0.0, Final Grade: N</w:t>
            </w:r>
          </w:p>
          <w:p w14:paraId="6006E1D9" w14:textId="77777777" w:rsidR="00D837D2" w:rsidRDefault="00D837D2" w:rsidP="00D837D2">
            <w:r>
              <w:t>C, Grace Hopper, Student Number: 100002, Unit ID: CS102, Overall Mark: 0.0, Final Grade: N</w:t>
            </w:r>
          </w:p>
          <w:p w14:paraId="031339F3" w14:textId="77777777" w:rsidR="00D837D2" w:rsidRDefault="00D837D2" w:rsidP="00D837D2">
            <w:r>
              <w:t>R, Donald Knuth, Student Number: 200002, Overall Mark: 0.0, Final Grade: N</w:t>
            </w:r>
          </w:p>
          <w:p w14:paraId="13A2C9EA" w14:textId="77777777" w:rsidR="00D837D2" w:rsidRDefault="00D837D2" w:rsidP="00D837D2">
            <w:r>
              <w:t>C, Margaret Hamilton, Student Number: 100003, Unit ID: CS103, Overall Mark: 0.0, Final Grade: N</w:t>
            </w:r>
          </w:p>
          <w:p w14:paraId="6728D70C" w14:textId="77777777" w:rsidR="00D837D2" w:rsidRDefault="00D837D2" w:rsidP="00D837D2">
            <w:r>
              <w:t>R, Claude Shannon, Student Number: 200003, Overall Mark: 0.0, Final Grade: N</w:t>
            </w:r>
          </w:p>
          <w:p w14:paraId="24CECB51" w14:textId="77777777" w:rsidR="00D837D2" w:rsidRDefault="00D837D2" w:rsidP="00D837D2">
            <w:r>
              <w:t>C, Tim Berners-Lee, Student Number: 100004, Unit ID: WEB101, Overall Mark: 0.0, Final Grade: N</w:t>
            </w:r>
          </w:p>
          <w:p w14:paraId="2C5AA1BE" w14:textId="77777777" w:rsidR="00D837D2" w:rsidRDefault="00D837D2" w:rsidP="00D837D2">
            <w:r>
              <w:t>R, Edsger Dijkstra, Student Number: 200004, Overall Mark: 0.0, Final Grade: N</w:t>
            </w:r>
          </w:p>
          <w:p w14:paraId="2BFBBC28" w14:textId="77777777" w:rsidR="00D837D2" w:rsidRDefault="00D837D2" w:rsidP="00D837D2">
            <w:r>
              <w:t>C, Linus Torvalds, Student Number: 100005, Unit ID: OS102, Overall Mark: 0.0, Final Grade: N</w:t>
            </w:r>
          </w:p>
          <w:p w14:paraId="4A50C2CC" w14:textId="736E24F8" w:rsidR="000D1075" w:rsidRDefault="00D837D2" w:rsidP="00D837D2">
            <w:r>
              <w:t>R, Richard Hamming, Student Number: 200005, Overall Mark: 0.0, Final Grade: N</w:t>
            </w:r>
          </w:p>
        </w:tc>
        <w:tc>
          <w:tcPr>
            <w:tcW w:w="2055" w:type="dxa"/>
          </w:tcPr>
          <w:p w14:paraId="4E2393D0" w14:textId="77777777" w:rsidR="00D837D2" w:rsidRDefault="00D837D2" w:rsidP="00D837D2"/>
          <w:p w14:paraId="0E69FD5B" w14:textId="77777777" w:rsidR="00C85CC5" w:rsidRDefault="00C85CC5" w:rsidP="00D837D2"/>
          <w:p w14:paraId="0CFB4970" w14:textId="2487F25F" w:rsidR="00D837D2" w:rsidRDefault="00D837D2" w:rsidP="00D837D2">
            <w:r>
              <w:t>C, Alan Turing, Student Number: 100001, Unit ID: CS101, Overall Mark: 0.0, Final Grade: N</w:t>
            </w:r>
          </w:p>
          <w:p w14:paraId="1F3CFE78" w14:textId="77777777" w:rsidR="00D837D2" w:rsidRDefault="00D837D2" w:rsidP="00D837D2">
            <w:r>
              <w:t>R, Ada Lovelace, Student Number: 200001, Overall Mark: 0.0, Final Grade: N</w:t>
            </w:r>
          </w:p>
          <w:p w14:paraId="01FAFE97" w14:textId="77777777" w:rsidR="00D837D2" w:rsidRDefault="00D837D2" w:rsidP="00D837D2">
            <w:r>
              <w:t>C, Grace Hopper, Student Number: 100002, Unit ID: CS102, Overall Mark: 0.0, Final Grade: N</w:t>
            </w:r>
          </w:p>
          <w:p w14:paraId="150594CA" w14:textId="77777777" w:rsidR="00D837D2" w:rsidRDefault="00D837D2" w:rsidP="00D837D2">
            <w:r>
              <w:t>R, Donald Knuth, Student Number: 200002, Overall Mark: 0.0, Final Grade: N</w:t>
            </w:r>
          </w:p>
          <w:p w14:paraId="1229CA20" w14:textId="77777777" w:rsidR="00D837D2" w:rsidRDefault="00D837D2" w:rsidP="00D837D2">
            <w:r>
              <w:t>C, Margaret Hamilton, Student Number: 100003, Unit ID: CS103, Overall Mark: 0.0, Final Grade: N</w:t>
            </w:r>
          </w:p>
          <w:p w14:paraId="683BF5B4" w14:textId="77777777" w:rsidR="00D837D2" w:rsidRDefault="00D837D2" w:rsidP="00D837D2">
            <w:r>
              <w:t>R, Claude Shannon, Student Number: 200003, Overall Mark: 0.0, Final Grade: N</w:t>
            </w:r>
          </w:p>
          <w:p w14:paraId="5F4DF08D" w14:textId="77777777" w:rsidR="00D837D2" w:rsidRDefault="00D837D2" w:rsidP="00D837D2">
            <w:r>
              <w:t>C, Tim Berners-Lee, Student Number: 100004, Unit ID: WEB101, Overall Mark: 0.0, Final Grade: N</w:t>
            </w:r>
          </w:p>
          <w:p w14:paraId="4C123C38" w14:textId="77777777" w:rsidR="00D837D2" w:rsidRDefault="00D837D2" w:rsidP="00D837D2">
            <w:r>
              <w:t>R, Edsger Dijkstra, Student Number: 200004, Overall Mark: 0.0, Final Grade: N</w:t>
            </w:r>
          </w:p>
          <w:p w14:paraId="729D18DE" w14:textId="77777777" w:rsidR="00D837D2" w:rsidRDefault="00D837D2" w:rsidP="00D837D2">
            <w:r>
              <w:t>C, Linus Torvalds, Student Number: 100005, Unit ID: OS102, Overall Mark: 0.0, Final Grade: N</w:t>
            </w:r>
          </w:p>
          <w:p w14:paraId="174DDC23" w14:textId="0FCFE567" w:rsidR="000D1075" w:rsidRDefault="00D837D2" w:rsidP="00D837D2">
            <w:r>
              <w:t>R, Richard Hamming, Student Number: 200005, Overall Mark: 0.0, Final Grade: N</w:t>
            </w:r>
          </w:p>
        </w:tc>
        <w:tc>
          <w:tcPr>
            <w:tcW w:w="1012" w:type="dxa"/>
          </w:tcPr>
          <w:p w14:paraId="2102DDE5" w14:textId="0C225776" w:rsidR="000D1075" w:rsidRDefault="002B5CD7" w:rsidP="000D1075">
            <w:r>
              <w:t>Pass</w:t>
            </w:r>
          </w:p>
        </w:tc>
      </w:tr>
      <w:tr w:rsidR="00D837D2" w14:paraId="68E7420C" w14:textId="77777777" w:rsidTr="00A01BE4">
        <w:tc>
          <w:tcPr>
            <w:tcW w:w="562" w:type="dxa"/>
          </w:tcPr>
          <w:p w14:paraId="619486C8" w14:textId="4A3D768E" w:rsidR="009D225A" w:rsidRDefault="009D225A" w:rsidP="009D225A">
            <w:r>
              <w:t>2</w:t>
            </w:r>
          </w:p>
        </w:tc>
        <w:tc>
          <w:tcPr>
            <w:tcW w:w="1418" w:type="dxa"/>
          </w:tcPr>
          <w:p w14:paraId="1A0399C0" w14:textId="6389CE6D" w:rsidR="00D837D2" w:rsidRDefault="00D837D2" w:rsidP="00D837D2">
            <w:r>
              <w:t>Updating Grades of Existing Students from a CSV File</w:t>
            </w:r>
            <w:r w:rsidR="00FC0991">
              <w:t xml:space="preserve">: </w:t>
            </w:r>
            <w:r>
              <w:t>Ensure existing students are updated as intended.</w:t>
            </w:r>
          </w:p>
        </w:tc>
        <w:tc>
          <w:tcPr>
            <w:tcW w:w="1984" w:type="dxa"/>
          </w:tcPr>
          <w:p w14:paraId="2C7F1D95" w14:textId="77777777" w:rsidR="00C85CC5" w:rsidRDefault="00C85CC5" w:rsidP="00C85CC5">
            <w:r>
              <w:t>Enter your choice: 2</w:t>
            </w:r>
          </w:p>
          <w:p w14:paraId="0C1687F5" w14:textId="77777777" w:rsidR="009D225A" w:rsidRDefault="00C85CC5" w:rsidP="00C85CC5">
            <w:r>
              <w:t>Enter CSV file name: addgrades.csv</w:t>
            </w:r>
          </w:p>
          <w:p w14:paraId="54BAEAB1" w14:textId="77777777" w:rsidR="00C85CC5" w:rsidRDefault="00C85CC5" w:rsidP="00C85CC5">
            <w:r w:rsidRPr="00C85CC5">
              <w:t>Enter your choice: 4</w:t>
            </w:r>
          </w:p>
          <w:p w14:paraId="6C0CD1C8" w14:textId="77777777" w:rsidR="00C85CC5" w:rsidRDefault="00C85CC5" w:rsidP="00C85CC5"/>
          <w:p w14:paraId="1D8E401D" w14:textId="77777777" w:rsidR="00C85CC5" w:rsidRDefault="00C85CC5" w:rsidP="00C85CC5">
            <w:r>
              <w:t>Data</w:t>
            </w:r>
            <w:r w:rsidR="00FC0991">
              <w:t xml:space="preserve"> from addgrades.csv:</w:t>
            </w:r>
          </w:p>
          <w:p w14:paraId="13263CF5" w14:textId="77777777" w:rsidR="00FC0991" w:rsidRDefault="00FC0991" w:rsidP="00FC0991">
            <w:r>
              <w:t>enrolmentType,firstName,lastName,000000</w:t>
            </w:r>
          </w:p>
          <w:p w14:paraId="3CFD2D57" w14:textId="77777777" w:rsidR="00FC0991" w:rsidRDefault="00FC0991" w:rsidP="00FC0991">
            <w:r>
              <w:t>C,Alan,Turing,100001,CS101,1,75,65,70</w:t>
            </w:r>
          </w:p>
          <w:p w14:paraId="57C12E22" w14:textId="77777777" w:rsidR="00FC0991" w:rsidRDefault="00FC0991" w:rsidP="00FC0991">
            <w:r>
              <w:t>C,Grace,Hopper,100002,CS102,2,84,78,81</w:t>
            </w:r>
          </w:p>
          <w:p w14:paraId="2913ABCA" w14:textId="77777777" w:rsidR="00FC0991" w:rsidRDefault="00FC0991" w:rsidP="00FC0991">
            <w:r>
              <w:t>C,Margaret,Hamilton,100003,CS103,3,92,95,93</w:t>
            </w:r>
          </w:p>
          <w:p w14:paraId="72B22B43" w14:textId="77777777" w:rsidR="00FC0991" w:rsidRDefault="00FC0991" w:rsidP="00FC0991">
            <w:r>
              <w:t>C,Tim,Berners-Lee,100004,WEB101,3,50,60,55</w:t>
            </w:r>
          </w:p>
          <w:p w14:paraId="3832A319" w14:textId="77777777" w:rsidR="00FC0991" w:rsidRDefault="00FC0991" w:rsidP="00FC0991">
            <w:r>
              <w:t>C,Linus,Torvalds,100005,OS102,2,100,98,99</w:t>
            </w:r>
          </w:p>
          <w:p w14:paraId="09A7D65E" w14:textId="77777777" w:rsidR="00FC0991" w:rsidRDefault="00FC0991" w:rsidP="00FC0991">
            <w:r>
              <w:t>R,Ada,Lovelace,200001,60,65</w:t>
            </w:r>
          </w:p>
          <w:p w14:paraId="06D7974A" w14:textId="77777777" w:rsidR="00FC0991" w:rsidRDefault="00FC0991" w:rsidP="00FC0991">
            <w:r>
              <w:t>R,Donald,Knuth,200002,70,72</w:t>
            </w:r>
          </w:p>
          <w:p w14:paraId="17D39BC5" w14:textId="77777777" w:rsidR="00FC0991" w:rsidRDefault="00FC0991" w:rsidP="00FC0991">
            <w:r>
              <w:t>R,Claude,Shannon,200003,85,87</w:t>
            </w:r>
          </w:p>
          <w:p w14:paraId="2C0B9CA6" w14:textId="77777777" w:rsidR="00FC0991" w:rsidRDefault="00FC0991" w:rsidP="00FC0991">
            <w:r>
              <w:t>R,Edsger,Dijkstra,200004,40,45</w:t>
            </w:r>
          </w:p>
          <w:p w14:paraId="172E0E3B" w14:textId="54855C1A" w:rsidR="00FC0991" w:rsidRDefault="00FC0991" w:rsidP="00FC0991">
            <w:r>
              <w:t>R,Richard,Hamming,200005,95,94</w:t>
            </w:r>
          </w:p>
        </w:tc>
        <w:tc>
          <w:tcPr>
            <w:tcW w:w="1985" w:type="dxa"/>
          </w:tcPr>
          <w:p w14:paraId="51CDE23F" w14:textId="77777777" w:rsidR="00C85CC5" w:rsidRDefault="00A92EF8" w:rsidP="00C85CC5">
            <w:r>
              <w:t xml:space="preserve"> </w:t>
            </w:r>
            <w:r w:rsidR="00C85CC5">
              <w:t>C, Alan Turing, Student Number: 100001, Unit ID: CS101, Overall Mark: 70.0, Final Grade: D</w:t>
            </w:r>
          </w:p>
          <w:p w14:paraId="626D6360" w14:textId="77777777" w:rsidR="00C85CC5" w:rsidRDefault="00C85CC5" w:rsidP="00C85CC5">
            <w:r>
              <w:t>R, Ada Lovelace, Student Number: 200001, Overall Mark: 63.25, Final Grade: C</w:t>
            </w:r>
          </w:p>
          <w:p w14:paraId="198A4793" w14:textId="77777777" w:rsidR="00C85CC5" w:rsidRDefault="00C85CC5" w:rsidP="00C85CC5">
            <w:r>
              <w:t>C, Grace Hopper, Student Number: 100002, Unit ID: CS102, Overall Mark: 81.0, Final Grade: HD</w:t>
            </w:r>
          </w:p>
          <w:p w14:paraId="68E882E1" w14:textId="77777777" w:rsidR="00C85CC5" w:rsidRDefault="00C85CC5" w:rsidP="00C85CC5">
            <w:r>
              <w:t>R, Donald Knuth, Student Number: 200002, Overall Mark: 71.30000000000001, Final Grade: D</w:t>
            </w:r>
          </w:p>
          <w:p w14:paraId="3AF1DF95" w14:textId="77777777" w:rsidR="00C85CC5" w:rsidRDefault="00C85CC5" w:rsidP="00C85CC5">
            <w:r>
              <w:t>C, Margaret Hamilton, Student Number: 100003, Unit ID: CS103, Overall Mark: 93.25, Final Grade: HD</w:t>
            </w:r>
          </w:p>
          <w:p w14:paraId="6C1B3BE8" w14:textId="77777777" w:rsidR="00C85CC5" w:rsidRDefault="00C85CC5" w:rsidP="00C85CC5">
            <w:r>
              <w:t>R, Claude Shannon, Student Number: 200003, Overall Mark: 86.3, Final Grade: HD</w:t>
            </w:r>
          </w:p>
          <w:p w14:paraId="6BD618E2" w14:textId="77777777" w:rsidR="00C85CC5" w:rsidRDefault="00C85CC5" w:rsidP="00C85CC5">
            <w:r>
              <w:t>C, Tim Berners-Lee, Student Number: 100004, Unit ID: WEB101, Overall Mark: 55.0, Final Grade: P</w:t>
            </w:r>
          </w:p>
          <w:p w14:paraId="0F857BA2" w14:textId="77777777" w:rsidR="00C85CC5" w:rsidRDefault="00C85CC5" w:rsidP="00C85CC5">
            <w:r>
              <w:t>R, Edsger Dijkstra, Student Number: 200004, Overall Mark: 43.25, Final Grade: N</w:t>
            </w:r>
          </w:p>
          <w:p w14:paraId="0EE4AE20" w14:textId="77777777" w:rsidR="00C85CC5" w:rsidRDefault="00C85CC5" w:rsidP="00C85CC5">
            <w:r>
              <w:t>C, Linus Torvalds, Student Number: 100005, Unit ID: OS102, Overall Mark: 99.0, Final Grade: HD</w:t>
            </w:r>
          </w:p>
          <w:p w14:paraId="16CEACE2" w14:textId="75F8C4E8" w:rsidR="009D225A" w:rsidRDefault="00C85CC5" w:rsidP="00C85CC5">
            <w:r>
              <w:t>R, Richard Hamming, Student Number: 200005, Overall Mark: 94.35, Final Grade: HD</w:t>
            </w:r>
          </w:p>
          <w:p w14:paraId="5CE498BE" w14:textId="35756C6E" w:rsidR="009D225A" w:rsidRDefault="009D225A" w:rsidP="009D225A"/>
        </w:tc>
        <w:tc>
          <w:tcPr>
            <w:tcW w:w="2055" w:type="dxa"/>
          </w:tcPr>
          <w:p w14:paraId="3B2476AE" w14:textId="77777777" w:rsidR="00C85CC5" w:rsidRDefault="00C85CC5" w:rsidP="00C85CC5">
            <w:r>
              <w:t>C, Alan Turing, Student Number: 100001, Unit ID: CS101, Overall Mark: 70.0, Final Grade: D</w:t>
            </w:r>
          </w:p>
          <w:p w14:paraId="00E9D0C0" w14:textId="77777777" w:rsidR="00C85CC5" w:rsidRDefault="00C85CC5" w:rsidP="00C85CC5">
            <w:r>
              <w:t>R, Ada Lovelace, Student Number: 200001, Overall Mark: 63.25, Final Grade: C</w:t>
            </w:r>
          </w:p>
          <w:p w14:paraId="24F9F991" w14:textId="77777777" w:rsidR="00C85CC5" w:rsidRDefault="00C85CC5" w:rsidP="00C85CC5">
            <w:r>
              <w:t>C, Grace Hopper, Student Number: 100002, Unit ID: CS102, Overall Mark: 81.0, Final Grade: HD</w:t>
            </w:r>
          </w:p>
          <w:p w14:paraId="24E802C6" w14:textId="77777777" w:rsidR="00C85CC5" w:rsidRDefault="00C85CC5" w:rsidP="00C85CC5">
            <w:r>
              <w:t>R, Donald Knuth, Student Number: 200002, Overall Mark: 71.30000000000001, Final Grade: D</w:t>
            </w:r>
          </w:p>
          <w:p w14:paraId="73BF35C3" w14:textId="77777777" w:rsidR="00C85CC5" w:rsidRDefault="00C85CC5" w:rsidP="00C85CC5">
            <w:r>
              <w:t>C, Margaret Hamilton, Student Number: 100003, Unit ID: CS103, Overall Mark: 93.25, Final Grade: HD</w:t>
            </w:r>
          </w:p>
          <w:p w14:paraId="097E7B82" w14:textId="77777777" w:rsidR="00C85CC5" w:rsidRDefault="00C85CC5" w:rsidP="00C85CC5">
            <w:r>
              <w:t>R, Claude Shannon, Student Number: 200003, Overall Mark: 86.3, Final Grade: HD</w:t>
            </w:r>
          </w:p>
          <w:p w14:paraId="5454D742" w14:textId="77777777" w:rsidR="00C85CC5" w:rsidRDefault="00C85CC5" w:rsidP="00C85CC5">
            <w:r>
              <w:t>C, Tim Berners-Lee, Student Number: 100004, Unit ID: WEB101, Overall Mark: 55.0, Final Grade: P</w:t>
            </w:r>
          </w:p>
          <w:p w14:paraId="55D2DF2F" w14:textId="77777777" w:rsidR="00C85CC5" w:rsidRDefault="00C85CC5" w:rsidP="00C85CC5">
            <w:r>
              <w:t>R, Edsger Dijkstra, Student Number: 200004, Overall Mark: 43.25, Final Grade: N</w:t>
            </w:r>
          </w:p>
          <w:p w14:paraId="15C8F09C" w14:textId="77777777" w:rsidR="00C85CC5" w:rsidRDefault="00C85CC5" w:rsidP="00C85CC5">
            <w:r>
              <w:t>C, Linus Torvalds, Student Number: 100005, Unit ID: OS102, Overall Mark: 99.0, Final Grade: HD</w:t>
            </w:r>
          </w:p>
          <w:p w14:paraId="48C48A6A" w14:textId="58C33EAD" w:rsidR="009D225A" w:rsidRDefault="00C85CC5" w:rsidP="00C85CC5">
            <w:r>
              <w:t>R, Richard Hamming, Student Number: 200005, Overall Mark: 94.35, Final Grade: HD</w:t>
            </w:r>
          </w:p>
        </w:tc>
        <w:tc>
          <w:tcPr>
            <w:tcW w:w="1012" w:type="dxa"/>
          </w:tcPr>
          <w:p w14:paraId="36FED2BC" w14:textId="4F4B7E50" w:rsidR="009D225A" w:rsidRDefault="009D225A" w:rsidP="009D225A">
            <w:r>
              <w:t>Pass</w:t>
            </w:r>
          </w:p>
        </w:tc>
      </w:tr>
      <w:tr w:rsidR="005C60C1" w14:paraId="4DC662EA" w14:textId="77777777" w:rsidTr="00A01BE4">
        <w:trPr>
          <w:trHeight w:val="153"/>
        </w:trPr>
        <w:tc>
          <w:tcPr>
            <w:tcW w:w="562" w:type="dxa"/>
          </w:tcPr>
          <w:p w14:paraId="3A25EE8C" w14:textId="782B76E1" w:rsidR="005C60C1" w:rsidRDefault="005C60C1" w:rsidP="005C60C1">
            <w:r>
              <w:t>3(a)</w:t>
            </w:r>
          </w:p>
        </w:tc>
        <w:tc>
          <w:tcPr>
            <w:tcW w:w="1418" w:type="dxa"/>
          </w:tcPr>
          <w:p w14:paraId="65490805" w14:textId="77777777" w:rsidR="005C60C1" w:rsidRDefault="005C60C1" w:rsidP="005C60C1">
            <w:r>
              <w:t xml:space="preserve">Sorting Array by StudentID: </w:t>
            </w:r>
            <w:r w:rsidRPr="005C60C1">
              <w:t>After sorting, ensure students are listed in ascending order by their ID.</w:t>
            </w:r>
          </w:p>
          <w:p w14:paraId="177604C5" w14:textId="77777777" w:rsidR="005C60C1" w:rsidRDefault="005C60C1" w:rsidP="005C60C1"/>
          <w:p w14:paraId="1B529F4F" w14:textId="5C54CBBB" w:rsidR="005C60C1" w:rsidRPr="00B00777" w:rsidRDefault="005C60C1" w:rsidP="005C60C1">
            <w:r>
              <w:t>Done after Test 2</w:t>
            </w:r>
          </w:p>
          <w:p w14:paraId="5C3D35B8" w14:textId="367C9ABD" w:rsidR="005C60C1" w:rsidRPr="00B00777" w:rsidRDefault="005C60C1" w:rsidP="005C60C1"/>
        </w:tc>
        <w:tc>
          <w:tcPr>
            <w:tcW w:w="1984" w:type="dxa"/>
          </w:tcPr>
          <w:p w14:paraId="33EA4469" w14:textId="23E0D523" w:rsidR="005C60C1" w:rsidRDefault="005C60C1" w:rsidP="005C60C1">
            <w:r>
              <w:t>Enter your choice: 7</w:t>
            </w:r>
          </w:p>
          <w:p w14:paraId="51DCF417" w14:textId="77777777" w:rsidR="005C60C1" w:rsidRDefault="005C60C1" w:rsidP="005C60C1"/>
          <w:p w14:paraId="3F5F79D6" w14:textId="46D9E0BE" w:rsidR="005C60C1" w:rsidRDefault="005C60C1" w:rsidP="005C60C1">
            <w:r>
              <w:t>Enter your choice: 4</w:t>
            </w:r>
          </w:p>
          <w:p w14:paraId="3342AAE9" w14:textId="0259D042" w:rsidR="005C60C1" w:rsidRDefault="005C60C1" w:rsidP="005C60C1"/>
        </w:tc>
        <w:tc>
          <w:tcPr>
            <w:tcW w:w="1985" w:type="dxa"/>
          </w:tcPr>
          <w:p w14:paraId="20F22047" w14:textId="41541770" w:rsidR="005C60C1" w:rsidRDefault="005C60C1" w:rsidP="005C60C1">
            <w:r>
              <w:t>Students sorted by ID.</w:t>
            </w:r>
          </w:p>
          <w:p w14:paraId="379CC993" w14:textId="77777777" w:rsidR="005C60C1" w:rsidRDefault="005C60C1" w:rsidP="005C60C1"/>
          <w:p w14:paraId="79042B8D" w14:textId="77777777" w:rsidR="005C60C1" w:rsidRDefault="005C60C1" w:rsidP="005C60C1">
            <w:r>
              <w:t>C, Alan Turing, Student Number: 100001, Unit ID: CS101, Overall Mark: 70.0, Final Grade: D</w:t>
            </w:r>
          </w:p>
          <w:p w14:paraId="3007A753" w14:textId="77777777" w:rsidR="005C60C1" w:rsidRDefault="005C60C1" w:rsidP="005C60C1">
            <w:r>
              <w:t>C, Grace Hopper, Student Number: 100002, Unit ID: CS102, Overall Mark: 81.0, Final Grade: HD</w:t>
            </w:r>
          </w:p>
          <w:p w14:paraId="30AAF298" w14:textId="77777777" w:rsidR="005C60C1" w:rsidRDefault="005C60C1" w:rsidP="005C60C1">
            <w:r>
              <w:t>C, Margaret Hamilton, Student Number: 100003, Unit ID: CS103, Overall Mark: 93.25, Final Grade: HD</w:t>
            </w:r>
          </w:p>
          <w:p w14:paraId="29298A16" w14:textId="77777777" w:rsidR="005C60C1" w:rsidRDefault="005C60C1" w:rsidP="005C60C1">
            <w:r>
              <w:t>C, Tim Berners-Lee, Student Number: 100004, Unit ID: WEB101, Overall Mark: 55.0, Final Grade: P</w:t>
            </w:r>
          </w:p>
          <w:p w14:paraId="39A331CE" w14:textId="77777777" w:rsidR="005C60C1" w:rsidRDefault="005C60C1" w:rsidP="005C60C1">
            <w:r>
              <w:t>C, Linus Torvalds, Student Number: 100005, Unit ID: OS102, Overall Mark: 99.0, Final Grade: HD</w:t>
            </w:r>
          </w:p>
          <w:p w14:paraId="44BA6E13" w14:textId="77777777" w:rsidR="005C60C1" w:rsidRDefault="005C60C1" w:rsidP="005C60C1">
            <w:r>
              <w:t>R, Ada Lovelace, Student Number: 200001, Overall Mark: 63.25, Final Grade: C</w:t>
            </w:r>
          </w:p>
          <w:p w14:paraId="3F1D9842" w14:textId="77777777" w:rsidR="005C60C1" w:rsidRDefault="005C60C1" w:rsidP="005C60C1">
            <w:r>
              <w:t>R, Donald Knuth, Student Number: 200002, Overall Mark: 71.30000000000001, Final Grade: D</w:t>
            </w:r>
          </w:p>
          <w:p w14:paraId="6D66EF25" w14:textId="77777777" w:rsidR="005C60C1" w:rsidRDefault="005C60C1" w:rsidP="005C60C1">
            <w:r>
              <w:t>R, Claude Shannon, Student Number: 200003, Overall Mark: 86.3, Final Grade: HD</w:t>
            </w:r>
          </w:p>
          <w:p w14:paraId="20F1501C" w14:textId="77777777" w:rsidR="005C60C1" w:rsidRDefault="005C60C1" w:rsidP="005C60C1">
            <w:r>
              <w:t>R, Edsger Dijkstra, Student Number: 200004, Overall Mark: 43.25, Final Grade: N</w:t>
            </w:r>
          </w:p>
          <w:p w14:paraId="1FA38909" w14:textId="649B0AC7" w:rsidR="005C60C1" w:rsidRDefault="005C60C1" w:rsidP="005C60C1">
            <w:r>
              <w:t>R, Richard Hamming, Student Number: 200005, Overall Mark: 94.35, Final Grade: HD</w:t>
            </w:r>
          </w:p>
        </w:tc>
        <w:tc>
          <w:tcPr>
            <w:tcW w:w="2055" w:type="dxa"/>
          </w:tcPr>
          <w:p w14:paraId="1B3D69A6" w14:textId="77777777" w:rsidR="005C60C1" w:rsidRDefault="005C60C1" w:rsidP="005C60C1">
            <w:r>
              <w:t>Students sorted by ID.</w:t>
            </w:r>
          </w:p>
          <w:p w14:paraId="1E0AB4E3" w14:textId="77777777" w:rsidR="005C60C1" w:rsidRDefault="005C60C1" w:rsidP="005C60C1"/>
          <w:p w14:paraId="1BCA290E" w14:textId="77777777" w:rsidR="005C60C1" w:rsidRDefault="005C60C1" w:rsidP="005C60C1">
            <w:r>
              <w:t>C, Alan Turing, Student Number: 100001, Unit ID: CS101, Overall Mark: 70.0, Final Grade: D</w:t>
            </w:r>
          </w:p>
          <w:p w14:paraId="3595C797" w14:textId="77777777" w:rsidR="005C60C1" w:rsidRDefault="005C60C1" w:rsidP="005C60C1">
            <w:r>
              <w:t>C, Grace Hopper, Student Number: 100002, Unit ID: CS102, Overall Mark: 81.0, Final Grade: HD</w:t>
            </w:r>
          </w:p>
          <w:p w14:paraId="4E16CCF6" w14:textId="77777777" w:rsidR="005C60C1" w:rsidRDefault="005C60C1" w:rsidP="005C60C1">
            <w:r>
              <w:t>C, Margaret Hamilton, Student Number: 100003, Unit ID: CS103, Overall Mark: 93.25, Final Grade: HD</w:t>
            </w:r>
          </w:p>
          <w:p w14:paraId="5BC1E2CA" w14:textId="77777777" w:rsidR="005C60C1" w:rsidRDefault="005C60C1" w:rsidP="005C60C1">
            <w:r>
              <w:t>C, Tim Berners-Lee, Student Number: 100004, Unit ID: WEB101, Overall Mark: 55.0, Final Grade: P</w:t>
            </w:r>
          </w:p>
          <w:p w14:paraId="38264F07" w14:textId="77777777" w:rsidR="005C60C1" w:rsidRDefault="005C60C1" w:rsidP="005C60C1">
            <w:r>
              <w:t>C, Linus Torvalds, Student Number: 100005, Unit ID: OS102, Overall Mark: 99.0, Final Grade: HD</w:t>
            </w:r>
          </w:p>
          <w:p w14:paraId="30B28BBF" w14:textId="77777777" w:rsidR="005C60C1" w:rsidRDefault="005C60C1" w:rsidP="005C60C1">
            <w:r>
              <w:t>R, Ada Lovelace, Student Number: 200001, Overall Mark: 63.25, Final Grade: C</w:t>
            </w:r>
          </w:p>
          <w:p w14:paraId="4CA7EDCF" w14:textId="77777777" w:rsidR="005C60C1" w:rsidRDefault="005C60C1" w:rsidP="005C60C1">
            <w:r>
              <w:t>R, Donald Knuth, Student Number: 200002, Overall Mark: 71.30000000000001, Final Grade: D</w:t>
            </w:r>
          </w:p>
          <w:p w14:paraId="615B0CB7" w14:textId="77777777" w:rsidR="005C60C1" w:rsidRDefault="005C60C1" w:rsidP="005C60C1">
            <w:r>
              <w:t>R, Claude Shannon, Student Number: 200003, Overall Mark: 86.3, Final Grade: HD</w:t>
            </w:r>
          </w:p>
          <w:p w14:paraId="7D03C59B" w14:textId="77777777" w:rsidR="005C60C1" w:rsidRDefault="005C60C1" w:rsidP="005C60C1">
            <w:r>
              <w:t>R, Edsger Dijkstra, Student Number: 200004, Overall Mark: 43.25, Final Grade: N</w:t>
            </w:r>
          </w:p>
          <w:p w14:paraId="5FCCD052" w14:textId="14C0D88D" w:rsidR="005C60C1" w:rsidRDefault="005C60C1" w:rsidP="005C60C1">
            <w:r>
              <w:t>R, Richard Hamming, Student Number: 200005, Overall Mark: 94.35, Final Grade: HD</w:t>
            </w:r>
          </w:p>
        </w:tc>
        <w:tc>
          <w:tcPr>
            <w:tcW w:w="1012" w:type="dxa"/>
          </w:tcPr>
          <w:p w14:paraId="4F60C084" w14:textId="2FF6AC50" w:rsidR="005C60C1" w:rsidRDefault="005C60C1" w:rsidP="005C60C1">
            <w:r>
              <w:t>Pass</w:t>
            </w:r>
          </w:p>
        </w:tc>
      </w:tr>
      <w:tr w:rsidR="005C60C1" w14:paraId="363F7D6B" w14:textId="77777777" w:rsidTr="00A01BE4">
        <w:trPr>
          <w:trHeight w:val="153"/>
        </w:trPr>
        <w:tc>
          <w:tcPr>
            <w:tcW w:w="562" w:type="dxa"/>
          </w:tcPr>
          <w:p w14:paraId="305AB1AD" w14:textId="3DC58CF8" w:rsidR="005C60C1" w:rsidRDefault="005C60C1" w:rsidP="005C60C1">
            <w:r>
              <w:t>3(b)</w:t>
            </w:r>
          </w:p>
        </w:tc>
        <w:tc>
          <w:tcPr>
            <w:tcW w:w="1418" w:type="dxa"/>
          </w:tcPr>
          <w:p w14:paraId="5EBDE82C" w14:textId="77777777" w:rsidR="005C60C1" w:rsidRDefault="005C60C1" w:rsidP="005C60C1">
            <w:r>
              <w:t>Outputting Sorted List to CSV</w:t>
            </w:r>
          </w:p>
          <w:p w14:paraId="225F15B6" w14:textId="3680D745" w:rsidR="005C60C1" w:rsidRPr="00B00777" w:rsidRDefault="005C60C1" w:rsidP="005C60C1">
            <w:r>
              <w:t>File Creation: Check if the file sorted_students.csv is correctly created and contains all students in the sorted order.</w:t>
            </w:r>
          </w:p>
        </w:tc>
        <w:tc>
          <w:tcPr>
            <w:tcW w:w="1984" w:type="dxa"/>
          </w:tcPr>
          <w:p w14:paraId="3257D4F7" w14:textId="77777777" w:rsidR="005C60C1" w:rsidRDefault="005C60C1" w:rsidP="005C60C1">
            <w:r>
              <w:t>Enter your choice: 8</w:t>
            </w:r>
          </w:p>
          <w:p w14:paraId="6D5691E8" w14:textId="77777777" w:rsidR="00A01BE4" w:rsidRDefault="00A01BE4" w:rsidP="005C60C1"/>
          <w:p w14:paraId="34D0B51E" w14:textId="48189AC5" w:rsidR="00A01BE4" w:rsidRDefault="00A01BE4" w:rsidP="005C60C1">
            <w:r>
              <w:t xml:space="preserve">Open sorted_students.csv in </w:t>
            </w:r>
          </w:p>
        </w:tc>
        <w:tc>
          <w:tcPr>
            <w:tcW w:w="1985" w:type="dxa"/>
          </w:tcPr>
          <w:p w14:paraId="77327569" w14:textId="77777777" w:rsidR="00A01BE4" w:rsidRDefault="00A01BE4" w:rsidP="00A01BE4">
            <w:r>
              <w:t>In sorted_students.csv:</w:t>
            </w:r>
          </w:p>
          <w:p w14:paraId="729155F8" w14:textId="77777777" w:rsidR="00A01BE4" w:rsidRDefault="00A01BE4" w:rsidP="00A01BE4"/>
          <w:p w14:paraId="6196ABFF" w14:textId="3FF5E557" w:rsidR="00A01BE4" w:rsidRDefault="00A01BE4" w:rsidP="00A01BE4">
            <w:r>
              <w:t>C,Alan,Turing,100001,CS101</w:t>
            </w:r>
          </w:p>
          <w:p w14:paraId="6C513458" w14:textId="77777777" w:rsidR="00A01BE4" w:rsidRDefault="00A01BE4" w:rsidP="00A01BE4">
            <w:r>
              <w:t>C,Grace,Hopper,100002,CS102</w:t>
            </w:r>
          </w:p>
          <w:p w14:paraId="02520497" w14:textId="77777777" w:rsidR="00A01BE4" w:rsidRDefault="00A01BE4" w:rsidP="00A01BE4">
            <w:r>
              <w:t>C,Margaret,Hamilton,100003,CS103</w:t>
            </w:r>
          </w:p>
          <w:p w14:paraId="1F86C8A2" w14:textId="77777777" w:rsidR="00A01BE4" w:rsidRDefault="00A01BE4" w:rsidP="00A01BE4">
            <w:r>
              <w:t>C,Tim,Berners-Lee,100004,WEB101</w:t>
            </w:r>
          </w:p>
          <w:p w14:paraId="10CBB60A" w14:textId="77777777" w:rsidR="00A01BE4" w:rsidRDefault="00A01BE4" w:rsidP="00A01BE4">
            <w:r>
              <w:t>C,Linus,Torvalds,100005,OS102</w:t>
            </w:r>
          </w:p>
          <w:p w14:paraId="7213572D" w14:textId="77777777" w:rsidR="00A01BE4" w:rsidRDefault="00A01BE4" w:rsidP="00A01BE4">
            <w:r>
              <w:t>R,Ada,Lovelace,200001,N/A</w:t>
            </w:r>
          </w:p>
          <w:p w14:paraId="6B04465E" w14:textId="77777777" w:rsidR="00A01BE4" w:rsidRDefault="00A01BE4" w:rsidP="00A01BE4">
            <w:r>
              <w:t>R,Donald,Knuth,200002,N/A</w:t>
            </w:r>
          </w:p>
          <w:p w14:paraId="1E0C6914" w14:textId="77777777" w:rsidR="00A01BE4" w:rsidRDefault="00A01BE4" w:rsidP="00A01BE4">
            <w:r>
              <w:t>R,Claude,Shannon,200003,N/A</w:t>
            </w:r>
          </w:p>
          <w:p w14:paraId="5D27F184" w14:textId="77777777" w:rsidR="00A01BE4" w:rsidRDefault="00A01BE4" w:rsidP="00A01BE4">
            <w:r>
              <w:t>R,Edsger,Dijkstra,200004,N/A</w:t>
            </w:r>
          </w:p>
          <w:p w14:paraId="45C11D1C" w14:textId="60693935" w:rsidR="005C60C1" w:rsidRDefault="00A01BE4" w:rsidP="00A01BE4">
            <w:r>
              <w:t>R,Richard,Hamming,200005,N/A</w:t>
            </w:r>
          </w:p>
        </w:tc>
        <w:tc>
          <w:tcPr>
            <w:tcW w:w="2055" w:type="dxa"/>
          </w:tcPr>
          <w:p w14:paraId="14266841" w14:textId="77777777" w:rsidR="00A01BE4" w:rsidRDefault="00A01BE4" w:rsidP="00A01BE4">
            <w:r>
              <w:t>In sorted_students.csv:</w:t>
            </w:r>
          </w:p>
          <w:p w14:paraId="116A68F1" w14:textId="77777777" w:rsidR="00A01BE4" w:rsidRDefault="00A01BE4" w:rsidP="00A01BE4"/>
          <w:p w14:paraId="4502BC54" w14:textId="4346E275" w:rsidR="00A01BE4" w:rsidRDefault="00A01BE4" w:rsidP="00A01BE4">
            <w:r>
              <w:t>C,Alan,Turing,100001,CS101</w:t>
            </w:r>
          </w:p>
          <w:p w14:paraId="14FFBBFC" w14:textId="77777777" w:rsidR="00A01BE4" w:rsidRDefault="00A01BE4" w:rsidP="00A01BE4">
            <w:r>
              <w:t>C,Grace,Hopper,100002,CS102</w:t>
            </w:r>
          </w:p>
          <w:p w14:paraId="31DB6161" w14:textId="77777777" w:rsidR="00A01BE4" w:rsidRDefault="00A01BE4" w:rsidP="00A01BE4">
            <w:r>
              <w:t>C,Margaret,Hamilton,100003,CS103</w:t>
            </w:r>
          </w:p>
          <w:p w14:paraId="48338DDF" w14:textId="77777777" w:rsidR="00A01BE4" w:rsidRDefault="00A01BE4" w:rsidP="00A01BE4">
            <w:r>
              <w:t>C,Tim,Berners-Lee,100004,WEB101</w:t>
            </w:r>
          </w:p>
          <w:p w14:paraId="7CD6705C" w14:textId="77777777" w:rsidR="00A01BE4" w:rsidRDefault="00A01BE4" w:rsidP="00A01BE4">
            <w:r>
              <w:t>C,Linus,Torvalds,100005,OS102</w:t>
            </w:r>
          </w:p>
          <w:p w14:paraId="49A17D25" w14:textId="77777777" w:rsidR="00A01BE4" w:rsidRDefault="00A01BE4" w:rsidP="00A01BE4">
            <w:r>
              <w:t>R,Ada,Lovelace,200001,N/A</w:t>
            </w:r>
          </w:p>
          <w:p w14:paraId="534ADADE" w14:textId="77777777" w:rsidR="00A01BE4" w:rsidRDefault="00A01BE4" w:rsidP="00A01BE4">
            <w:r>
              <w:t>R,Donald,Knuth,200002,N/A</w:t>
            </w:r>
          </w:p>
          <w:p w14:paraId="79BB5C19" w14:textId="77777777" w:rsidR="00A01BE4" w:rsidRDefault="00A01BE4" w:rsidP="00A01BE4">
            <w:r>
              <w:t>R,Claude,Shannon,200003,N/A</w:t>
            </w:r>
          </w:p>
          <w:p w14:paraId="23C9290A" w14:textId="77777777" w:rsidR="00A01BE4" w:rsidRDefault="00A01BE4" w:rsidP="00A01BE4">
            <w:r>
              <w:t>R,Edsger,Dijkstra,200004,N/A</w:t>
            </w:r>
          </w:p>
          <w:p w14:paraId="1C869384" w14:textId="77382525" w:rsidR="005C60C1" w:rsidRDefault="00A01BE4" w:rsidP="00A01BE4">
            <w:r>
              <w:t>R,Richard,Hamming,200005,N/A</w:t>
            </w:r>
          </w:p>
        </w:tc>
        <w:tc>
          <w:tcPr>
            <w:tcW w:w="1012" w:type="dxa"/>
          </w:tcPr>
          <w:p w14:paraId="71D5E858" w14:textId="62CB7AF6" w:rsidR="005C60C1" w:rsidRDefault="00A01BE4" w:rsidP="005C60C1">
            <w:r>
              <w:t>Pass</w:t>
            </w:r>
          </w:p>
        </w:tc>
      </w:tr>
      <w:tr w:rsidR="005C60C1" w14:paraId="63A18FBB" w14:textId="77777777" w:rsidTr="00A01BE4">
        <w:trPr>
          <w:trHeight w:val="153"/>
        </w:trPr>
        <w:tc>
          <w:tcPr>
            <w:tcW w:w="562" w:type="dxa"/>
          </w:tcPr>
          <w:p w14:paraId="0ADDB8B4" w14:textId="4ECD7D89" w:rsidR="005C60C1" w:rsidRDefault="005C60C1" w:rsidP="005C60C1">
            <w:r>
              <w:t>4</w:t>
            </w:r>
          </w:p>
        </w:tc>
        <w:tc>
          <w:tcPr>
            <w:tcW w:w="1418" w:type="dxa"/>
          </w:tcPr>
          <w:p w14:paraId="77038BE8" w14:textId="22435BC5" w:rsidR="005C60C1" w:rsidRDefault="005C60C1" w:rsidP="005C60C1">
            <w:r w:rsidRPr="00B00777">
              <w:t>Menu Navigation: Verify that the menu prompts reappear after an action is completed</w:t>
            </w:r>
            <w:r>
              <w:t>, when any option except option 1 is selected</w:t>
            </w:r>
          </w:p>
        </w:tc>
        <w:tc>
          <w:tcPr>
            <w:tcW w:w="1984" w:type="dxa"/>
          </w:tcPr>
          <w:p w14:paraId="32569B73" w14:textId="77777777" w:rsidR="005C60C1" w:rsidRDefault="005C60C1" w:rsidP="005C60C1">
            <w:r>
              <w:t>Enter your choice: 2</w:t>
            </w:r>
          </w:p>
          <w:p w14:paraId="5E1B3E2A" w14:textId="071A9906" w:rsidR="005C60C1" w:rsidRDefault="005C60C1" w:rsidP="005C60C1">
            <w:r>
              <w:t>Enter CSV file name: addgrades.csv</w:t>
            </w:r>
          </w:p>
        </w:tc>
        <w:tc>
          <w:tcPr>
            <w:tcW w:w="1985" w:type="dxa"/>
          </w:tcPr>
          <w:p w14:paraId="182D0EE8" w14:textId="77777777" w:rsidR="005C60C1" w:rsidRDefault="005C60C1" w:rsidP="005C60C1">
            <w:r>
              <w:t>Menu:</w:t>
            </w:r>
          </w:p>
          <w:p w14:paraId="13A18C1D" w14:textId="77777777" w:rsidR="005C60C1" w:rsidRDefault="005C60C1" w:rsidP="005C60C1">
            <w:r>
              <w:t>1. Quit</w:t>
            </w:r>
          </w:p>
          <w:p w14:paraId="3788DFFF" w14:textId="77777777" w:rsidR="005C60C1" w:rsidRDefault="005C60C1" w:rsidP="005C60C1">
            <w:r>
              <w:t>2. Add student marks information from CSV file</w:t>
            </w:r>
          </w:p>
          <w:p w14:paraId="1905FA9A" w14:textId="77777777" w:rsidR="005C60C1" w:rsidRDefault="005C60C1" w:rsidP="005C60C1">
            <w:r>
              <w:t>3. Remove student</w:t>
            </w:r>
          </w:p>
          <w:p w14:paraId="156BABEE" w14:textId="77777777" w:rsidR="005C60C1" w:rsidRDefault="005C60C1" w:rsidP="005C60C1">
            <w:r>
              <w:t>4. Output all student details</w:t>
            </w:r>
          </w:p>
          <w:p w14:paraId="5EAF95F6" w14:textId="77777777" w:rsidR="005C60C1" w:rsidRDefault="005C60C1" w:rsidP="005C60C1">
            <w:r>
              <w:t>5. Analyze course work student marks</w:t>
            </w:r>
          </w:p>
          <w:p w14:paraId="1118E9AB" w14:textId="77777777" w:rsidR="005C60C1" w:rsidRDefault="005C60C1" w:rsidP="005C60C1">
            <w:r>
              <w:t>6. Report grade for a student</w:t>
            </w:r>
          </w:p>
          <w:p w14:paraId="03C8FCCC" w14:textId="77777777" w:rsidR="005C60C1" w:rsidRDefault="005C60C1" w:rsidP="005C60C1">
            <w:r>
              <w:t>7. Sort student list by ID</w:t>
            </w:r>
          </w:p>
          <w:p w14:paraId="5096D003" w14:textId="77777777" w:rsidR="005C60C1" w:rsidRDefault="005C60C1" w:rsidP="005C60C1">
            <w:r>
              <w:t>8. Output sorted student list to CSV</w:t>
            </w:r>
          </w:p>
          <w:p w14:paraId="562CA6E6" w14:textId="44B6DBE1" w:rsidR="005C60C1" w:rsidRPr="00C85CC5" w:rsidRDefault="005C60C1" w:rsidP="005C60C1">
            <w:r>
              <w:t>Enter your choice:</w:t>
            </w:r>
          </w:p>
        </w:tc>
        <w:tc>
          <w:tcPr>
            <w:tcW w:w="2055" w:type="dxa"/>
          </w:tcPr>
          <w:p w14:paraId="1EF8BBFD" w14:textId="77777777" w:rsidR="005C60C1" w:rsidRDefault="005C60C1" w:rsidP="005C60C1">
            <w:r>
              <w:t>Menu:</w:t>
            </w:r>
          </w:p>
          <w:p w14:paraId="4750A124" w14:textId="77777777" w:rsidR="005C60C1" w:rsidRDefault="005C60C1" w:rsidP="005C60C1">
            <w:r>
              <w:t>1. Quit</w:t>
            </w:r>
          </w:p>
          <w:p w14:paraId="7B42BFCF" w14:textId="77777777" w:rsidR="005C60C1" w:rsidRDefault="005C60C1" w:rsidP="005C60C1">
            <w:r>
              <w:t>2. Add student marks information from CSV file</w:t>
            </w:r>
          </w:p>
          <w:p w14:paraId="4AC57151" w14:textId="77777777" w:rsidR="005C60C1" w:rsidRDefault="005C60C1" w:rsidP="005C60C1">
            <w:r>
              <w:t>3. Remove student</w:t>
            </w:r>
          </w:p>
          <w:p w14:paraId="139919DA" w14:textId="77777777" w:rsidR="005C60C1" w:rsidRDefault="005C60C1" w:rsidP="005C60C1">
            <w:r>
              <w:t>4. Output all student details</w:t>
            </w:r>
          </w:p>
          <w:p w14:paraId="73818979" w14:textId="77777777" w:rsidR="005C60C1" w:rsidRDefault="005C60C1" w:rsidP="005C60C1">
            <w:r>
              <w:t>5. Analyze course work student marks</w:t>
            </w:r>
          </w:p>
          <w:p w14:paraId="4B83D986" w14:textId="77777777" w:rsidR="005C60C1" w:rsidRDefault="005C60C1" w:rsidP="005C60C1">
            <w:r>
              <w:t>6. Report grade for a student</w:t>
            </w:r>
          </w:p>
          <w:p w14:paraId="1C3CB92E" w14:textId="77777777" w:rsidR="005C60C1" w:rsidRDefault="005C60C1" w:rsidP="005C60C1">
            <w:r>
              <w:t>7. Sort student list by ID</w:t>
            </w:r>
          </w:p>
          <w:p w14:paraId="6098E8D5" w14:textId="77777777" w:rsidR="005C60C1" w:rsidRDefault="005C60C1" w:rsidP="005C60C1">
            <w:r>
              <w:t>8. Output sorted student list to CSV</w:t>
            </w:r>
          </w:p>
          <w:p w14:paraId="0A0BB700" w14:textId="65292C63" w:rsidR="005C60C1" w:rsidRPr="00C85CC5" w:rsidRDefault="005C60C1" w:rsidP="005C60C1">
            <w:r>
              <w:t>Enter your choice:</w:t>
            </w:r>
          </w:p>
        </w:tc>
        <w:tc>
          <w:tcPr>
            <w:tcW w:w="1012" w:type="dxa"/>
          </w:tcPr>
          <w:p w14:paraId="7E782E9F" w14:textId="48B0FE1D" w:rsidR="005C60C1" w:rsidRDefault="005C60C1" w:rsidP="005C60C1">
            <w:r>
              <w:t>Pass</w:t>
            </w:r>
          </w:p>
        </w:tc>
      </w:tr>
      <w:tr w:rsidR="005C60C1" w14:paraId="7DFABAE5" w14:textId="77777777" w:rsidTr="00A01BE4">
        <w:tc>
          <w:tcPr>
            <w:tcW w:w="562" w:type="dxa"/>
          </w:tcPr>
          <w:p w14:paraId="4813F072" w14:textId="41D1D9C7" w:rsidR="005C60C1" w:rsidRDefault="005C60C1" w:rsidP="005C60C1">
            <w:r>
              <w:t>5</w:t>
            </w:r>
          </w:p>
        </w:tc>
        <w:tc>
          <w:tcPr>
            <w:tcW w:w="1418" w:type="dxa"/>
          </w:tcPr>
          <w:p w14:paraId="3FFC1464" w14:textId="61181651" w:rsidR="005C60C1" w:rsidRDefault="005C60C1" w:rsidP="005C60C1">
            <w:r>
              <w:t>Input Validation: Adding Students from CSV file that doesn’t exist i.e. file not found. Ensure proper error message pops up when the specified CSV file doesn't exist or can't be opened, and program does not terminate.</w:t>
            </w:r>
          </w:p>
        </w:tc>
        <w:tc>
          <w:tcPr>
            <w:tcW w:w="1984" w:type="dxa"/>
          </w:tcPr>
          <w:p w14:paraId="4481A5BB" w14:textId="77777777" w:rsidR="005C60C1" w:rsidRDefault="005C60C1" w:rsidP="005C60C1">
            <w:r>
              <w:t>Enter your choice: 2</w:t>
            </w:r>
          </w:p>
          <w:p w14:paraId="44A7050A" w14:textId="3CBFD74B" w:rsidR="005C60C1" w:rsidRDefault="005C60C1" w:rsidP="005C60C1">
            <w:r>
              <w:t>Enter CSV file name: addgradess.csv</w:t>
            </w:r>
          </w:p>
        </w:tc>
        <w:tc>
          <w:tcPr>
            <w:tcW w:w="1985" w:type="dxa"/>
          </w:tcPr>
          <w:p w14:paraId="567919C3" w14:textId="69A8585E" w:rsidR="005C60C1" w:rsidRDefault="005C60C1" w:rsidP="005C60C1">
            <w:r w:rsidRPr="00C85CC5">
              <w:t>Error reading from CSV file: addgradess.csv (The system cannot find the file specified)</w:t>
            </w:r>
          </w:p>
        </w:tc>
        <w:tc>
          <w:tcPr>
            <w:tcW w:w="2055" w:type="dxa"/>
          </w:tcPr>
          <w:p w14:paraId="7EDE3277" w14:textId="5D4D5C17" w:rsidR="005C60C1" w:rsidRDefault="005C60C1" w:rsidP="005C60C1">
            <w:r w:rsidRPr="00C85CC5">
              <w:t>Error reading from CSV file: addgradess.csv (The system cannot find the file specified)</w:t>
            </w:r>
          </w:p>
        </w:tc>
        <w:tc>
          <w:tcPr>
            <w:tcW w:w="1012" w:type="dxa"/>
          </w:tcPr>
          <w:p w14:paraId="2D42FD43" w14:textId="358A7C9D" w:rsidR="005C60C1" w:rsidRDefault="005C60C1" w:rsidP="005C60C1">
            <w:r>
              <w:t>Pass</w:t>
            </w:r>
          </w:p>
        </w:tc>
      </w:tr>
      <w:tr w:rsidR="005C60C1" w14:paraId="0FAFE8C2" w14:textId="77777777" w:rsidTr="00A01BE4">
        <w:tc>
          <w:tcPr>
            <w:tcW w:w="562" w:type="dxa"/>
          </w:tcPr>
          <w:p w14:paraId="16E0CEF1" w14:textId="4E32E821" w:rsidR="005C60C1" w:rsidRDefault="005C60C1" w:rsidP="005C60C1">
            <w:r>
              <w:t>6</w:t>
            </w:r>
          </w:p>
        </w:tc>
        <w:tc>
          <w:tcPr>
            <w:tcW w:w="1418" w:type="dxa"/>
          </w:tcPr>
          <w:p w14:paraId="6FAAA38B" w14:textId="3ACC4016" w:rsidR="005C60C1" w:rsidRDefault="005C60C1" w:rsidP="005C60C1">
            <w:r>
              <w:t>Reporting Student Grades for</w:t>
            </w:r>
          </w:p>
          <w:p w14:paraId="0050F620" w14:textId="77777777" w:rsidR="005C60C1" w:rsidRDefault="005C60C1" w:rsidP="005C60C1">
            <w:r>
              <w:t>Existing Student: Confirm that the grade report for a student by ID displays correctly for both coursework and research students.</w:t>
            </w:r>
          </w:p>
          <w:p w14:paraId="496FAED2" w14:textId="67222726" w:rsidR="005C60C1" w:rsidRDefault="005C60C1" w:rsidP="005C60C1"/>
        </w:tc>
        <w:tc>
          <w:tcPr>
            <w:tcW w:w="1984" w:type="dxa"/>
          </w:tcPr>
          <w:p w14:paraId="5E9F9359" w14:textId="77777777" w:rsidR="005C60C1" w:rsidRDefault="005C60C1" w:rsidP="005C60C1">
            <w:r>
              <w:t>Enter your choice: 6</w:t>
            </w:r>
          </w:p>
          <w:p w14:paraId="2111B101" w14:textId="77777777" w:rsidR="005C60C1" w:rsidRDefault="005C60C1" w:rsidP="005C60C1">
            <w:r>
              <w:t>Enter student number to report grade: 200003</w:t>
            </w:r>
          </w:p>
          <w:p w14:paraId="6D42B067" w14:textId="77777777" w:rsidR="005C60C1" w:rsidRDefault="005C60C1" w:rsidP="005C60C1"/>
          <w:p w14:paraId="6EC4BC64" w14:textId="77777777" w:rsidR="005C60C1" w:rsidRDefault="005C60C1" w:rsidP="005C60C1"/>
          <w:p w14:paraId="0A398780" w14:textId="77777777" w:rsidR="005C60C1" w:rsidRDefault="005C60C1" w:rsidP="005C60C1">
            <w:r>
              <w:t>Enter your choice: 6</w:t>
            </w:r>
          </w:p>
          <w:p w14:paraId="5C927BC3" w14:textId="5C0FF7F4" w:rsidR="005C60C1" w:rsidRDefault="005C60C1" w:rsidP="005C60C1">
            <w:r>
              <w:t>Enter student number to report grade: 100002</w:t>
            </w:r>
          </w:p>
        </w:tc>
        <w:tc>
          <w:tcPr>
            <w:tcW w:w="1985" w:type="dxa"/>
          </w:tcPr>
          <w:p w14:paraId="5197E81D" w14:textId="716B4A9D" w:rsidR="005C60C1" w:rsidRDefault="005C60C1" w:rsidP="005C60C1">
            <w:r w:rsidRPr="00DF7290">
              <w:t>R, Claude Shannon, Student Number: 200003, Overall Mark: 86.3, Final Grade: HD</w:t>
            </w:r>
          </w:p>
          <w:p w14:paraId="4C61E5E6" w14:textId="77777777" w:rsidR="005C60C1" w:rsidRDefault="005C60C1" w:rsidP="005C60C1"/>
          <w:p w14:paraId="627EAEF8" w14:textId="4BB07AC0" w:rsidR="005C60C1" w:rsidRDefault="005C60C1" w:rsidP="005C60C1">
            <w:r w:rsidRPr="00DF7290">
              <w:t>C, Grace Hopper, Student Number: 100002, Unit ID: CS102, Overall Mark: 81.0, Final Grade: HD</w:t>
            </w:r>
          </w:p>
          <w:p w14:paraId="1B9F9F1D" w14:textId="77777777" w:rsidR="005C60C1" w:rsidRDefault="005C60C1" w:rsidP="005C60C1"/>
          <w:p w14:paraId="7AA2E0FF" w14:textId="401BD14E" w:rsidR="005C60C1" w:rsidRDefault="005C60C1" w:rsidP="005C60C1"/>
        </w:tc>
        <w:tc>
          <w:tcPr>
            <w:tcW w:w="2055" w:type="dxa"/>
          </w:tcPr>
          <w:p w14:paraId="27B4093E" w14:textId="77777777" w:rsidR="005C60C1" w:rsidRDefault="005C60C1" w:rsidP="005C60C1">
            <w:r w:rsidRPr="00DF7290">
              <w:t>R, Claude Shannon, Student Number: 200003, Overall Mark: 86.3, Final Grade: HD</w:t>
            </w:r>
          </w:p>
          <w:p w14:paraId="40D35BE0" w14:textId="77777777" w:rsidR="005C60C1" w:rsidRDefault="005C60C1" w:rsidP="005C60C1"/>
          <w:p w14:paraId="07787DBD" w14:textId="77777777" w:rsidR="005C60C1" w:rsidRDefault="005C60C1" w:rsidP="005C60C1">
            <w:r w:rsidRPr="00DF7290">
              <w:t>C, Grace Hopper, Student Number: 100002, Unit ID: CS102, Overall Mark: 81.0, Final Grade: HD</w:t>
            </w:r>
          </w:p>
          <w:p w14:paraId="559E8BD3" w14:textId="41F4CB54" w:rsidR="005C60C1" w:rsidRDefault="005C60C1" w:rsidP="005C60C1"/>
        </w:tc>
        <w:tc>
          <w:tcPr>
            <w:tcW w:w="1012" w:type="dxa"/>
          </w:tcPr>
          <w:p w14:paraId="3E66FACA" w14:textId="562768AC" w:rsidR="005C60C1" w:rsidRDefault="005C60C1" w:rsidP="005C60C1">
            <w:r>
              <w:t>Pass</w:t>
            </w:r>
          </w:p>
        </w:tc>
      </w:tr>
      <w:tr w:rsidR="005C60C1" w14:paraId="22474808" w14:textId="77777777" w:rsidTr="00A01BE4">
        <w:tc>
          <w:tcPr>
            <w:tcW w:w="562" w:type="dxa"/>
          </w:tcPr>
          <w:p w14:paraId="498B04D6" w14:textId="2AD41D5C" w:rsidR="005C60C1" w:rsidRDefault="005C60C1" w:rsidP="005C60C1">
            <w:r>
              <w:t>7</w:t>
            </w:r>
          </w:p>
        </w:tc>
        <w:tc>
          <w:tcPr>
            <w:tcW w:w="1418" w:type="dxa"/>
          </w:tcPr>
          <w:p w14:paraId="6175E4DF" w14:textId="77777777" w:rsidR="005C60C1" w:rsidRDefault="005C60C1" w:rsidP="005C60C1">
            <w:r>
              <w:t>Reporting Student Grades for</w:t>
            </w:r>
          </w:p>
          <w:p w14:paraId="754561AD" w14:textId="6F2F48E5" w:rsidR="005C60C1" w:rsidRDefault="005C60C1" w:rsidP="005C60C1">
            <w:r>
              <w:t>non-existing Student: Ensure the program handles the case where a student ID does not exist</w:t>
            </w:r>
          </w:p>
        </w:tc>
        <w:tc>
          <w:tcPr>
            <w:tcW w:w="1984" w:type="dxa"/>
          </w:tcPr>
          <w:p w14:paraId="583DEB24" w14:textId="22542419" w:rsidR="005C60C1" w:rsidRDefault="005C60C1" w:rsidP="005C60C1">
            <w:r>
              <w:t>Enter your choice: 6</w:t>
            </w:r>
          </w:p>
          <w:p w14:paraId="5A72ADE0" w14:textId="77777777" w:rsidR="005C60C1" w:rsidRDefault="005C60C1" w:rsidP="005C60C1">
            <w:r>
              <w:t>Enter student number to report grade: 300003</w:t>
            </w:r>
          </w:p>
          <w:p w14:paraId="01C1252F" w14:textId="5FCD3A6A" w:rsidR="005C60C1" w:rsidRDefault="005C60C1" w:rsidP="005C60C1"/>
        </w:tc>
        <w:tc>
          <w:tcPr>
            <w:tcW w:w="1985" w:type="dxa"/>
          </w:tcPr>
          <w:p w14:paraId="69BC2EF3" w14:textId="2AC9EBBF" w:rsidR="005C60C1" w:rsidRDefault="005C60C1" w:rsidP="005C60C1">
            <w:r>
              <w:t>Student with ID 300003 not found.</w:t>
            </w:r>
          </w:p>
        </w:tc>
        <w:tc>
          <w:tcPr>
            <w:tcW w:w="2055" w:type="dxa"/>
          </w:tcPr>
          <w:p w14:paraId="736206EE" w14:textId="53863FF8" w:rsidR="005C60C1" w:rsidRPr="00DF7290" w:rsidRDefault="005C60C1" w:rsidP="005C60C1">
            <w:pPr>
              <w:rPr>
                <w:b/>
                <w:bCs/>
              </w:rPr>
            </w:pPr>
            <w:r>
              <w:t>Student with ID 300003 not found.</w:t>
            </w:r>
          </w:p>
        </w:tc>
        <w:tc>
          <w:tcPr>
            <w:tcW w:w="1012" w:type="dxa"/>
          </w:tcPr>
          <w:p w14:paraId="12B0C376" w14:textId="3DDC8A3C" w:rsidR="005C60C1" w:rsidRDefault="005C60C1" w:rsidP="005C60C1">
            <w:r>
              <w:t>Pass</w:t>
            </w:r>
          </w:p>
        </w:tc>
      </w:tr>
      <w:tr w:rsidR="005C60C1" w14:paraId="382C0674" w14:textId="77777777" w:rsidTr="00A01BE4">
        <w:tc>
          <w:tcPr>
            <w:tcW w:w="562" w:type="dxa"/>
          </w:tcPr>
          <w:p w14:paraId="17F218B0" w14:textId="3FED916F" w:rsidR="005C60C1" w:rsidRDefault="005C60C1" w:rsidP="005C60C1">
            <w:r>
              <w:t>8</w:t>
            </w:r>
          </w:p>
        </w:tc>
        <w:tc>
          <w:tcPr>
            <w:tcW w:w="1418" w:type="dxa"/>
          </w:tcPr>
          <w:p w14:paraId="3DA9CFC2" w14:textId="63C68269" w:rsidR="005C60C1" w:rsidRPr="00B00777" w:rsidRDefault="005C60C1" w:rsidP="005C60C1">
            <w:r>
              <w:t xml:space="preserve"> Analyzing Coursework Students: Verify that the average calculation is correct and that the program correctly identifies students above and below the average.</w:t>
            </w:r>
          </w:p>
        </w:tc>
        <w:tc>
          <w:tcPr>
            <w:tcW w:w="1984" w:type="dxa"/>
          </w:tcPr>
          <w:p w14:paraId="53B14BA9" w14:textId="77777777" w:rsidR="005C60C1" w:rsidRDefault="005C60C1" w:rsidP="005C60C1">
            <w:r>
              <w:t xml:space="preserve"> Enter your choice: 5</w:t>
            </w:r>
          </w:p>
          <w:p w14:paraId="36942BAE" w14:textId="1042E98E" w:rsidR="005C60C1" w:rsidRDefault="005C60C1" w:rsidP="005C60C1"/>
        </w:tc>
        <w:tc>
          <w:tcPr>
            <w:tcW w:w="1985" w:type="dxa"/>
          </w:tcPr>
          <w:p w14:paraId="7206B484" w14:textId="77777777" w:rsidR="005C60C1" w:rsidRDefault="005C60C1" w:rsidP="005C60C1">
            <w:r>
              <w:t xml:space="preserve"> Number of course work students above or equal to average overall mark: 3</w:t>
            </w:r>
          </w:p>
          <w:p w14:paraId="6D5C82C2" w14:textId="0648142F" w:rsidR="005C60C1" w:rsidRDefault="005C60C1" w:rsidP="005C60C1">
            <w:r>
              <w:t>Number of course work students below average overall mark: 2</w:t>
            </w:r>
          </w:p>
        </w:tc>
        <w:tc>
          <w:tcPr>
            <w:tcW w:w="2055" w:type="dxa"/>
          </w:tcPr>
          <w:p w14:paraId="0F10AC26" w14:textId="77777777" w:rsidR="005C60C1" w:rsidRDefault="005C60C1" w:rsidP="005C60C1">
            <w:r>
              <w:t>Number of course work students above or equal to average overall mark: 3</w:t>
            </w:r>
          </w:p>
          <w:p w14:paraId="1111306F" w14:textId="0DA8EE9F" w:rsidR="005C60C1" w:rsidRDefault="005C60C1" w:rsidP="005C60C1">
            <w:r>
              <w:t>Number of course work students below average overall mark: 2</w:t>
            </w:r>
          </w:p>
        </w:tc>
        <w:tc>
          <w:tcPr>
            <w:tcW w:w="1012" w:type="dxa"/>
          </w:tcPr>
          <w:p w14:paraId="5B7BD1CA" w14:textId="2E2F49AF" w:rsidR="005C60C1" w:rsidRDefault="005C60C1" w:rsidP="005C60C1">
            <w:r>
              <w:t>Pass</w:t>
            </w:r>
          </w:p>
        </w:tc>
      </w:tr>
      <w:tr w:rsidR="005C60C1" w14:paraId="7E03D24E" w14:textId="77777777" w:rsidTr="00A01BE4">
        <w:tc>
          <w:tcPr>
            <w:tcW w:w="562" w:type="dxa"/>
          </w:tcPr>
          <w:p w14:paraId="79E8061F" w14:textId="17F356E2" w:rsidR="005C60C1" w:rsidRDefault="005C60C1" w:rsidP="005C60C1">
            <w:r>
              <w:t>9</w:t>
            </w:r>
          </w:p>
        </w:tc>
        <w:tc>
          <w:tcPr>
            <w:tcW w:w="1418" w:type="dxa"/>
          </w:tcPr>
          <w:p w14:paraId="4BDB9AC4" w14:textId="1139EB97" w:rsidR="005C60C1" w:rsidRDefault="005C60C1" w:rsidP="005C60C1">
            <w:r>
              <w:t>Removing Students</w:t>
            </w:r>
          </w:p>
          <w:p w14:paraId="1BA7E968" w14:textId="77777777" w:rsidR="005C60C1" w:rsidRDefault="005C60C1" w:rsidP="005C60C1">
            <w:r>
              <w:t xml:space="preserve">Valid Removal: Test removing a student by ID that exists in the list, ensuring the student is correctly removed. </w:t>
            </w:r>
          </w:p>
          <w:p w14:paraId="303B7B8A" w14:textId="77777777" w:rsidR="005C60C1" w:rsidRDefault="005C60C1" w:rsidP="005C60C1"/>
          <w:p w14:paraId="26A9AC48" w14:textId="223B4B01" w:rsidR="005C60C1" w:rsidRDefault="005C60C1" w:rsidP="005C60C1">
            <w:r>
              <w:t>(Must be done after Test 2, and preceding Test 11)</w:t>
            </w:r>
          </w:p>
          <w:p w14:paraId="553FD8DC" w14:textId="56431069" w:rsidR="005C60C1" w:rsidRDefault="005C60C1" w:rsidP="005C60C1"/>
        </w:tc>
        <w:tc>
          <w:tcPr>
            <w:tcW w:w="1984" w:type="dxa"/>
          </w:tcPr>
          <w:p w14:paraId="28BA3427" w14:textId="38F57884" w:rsidR="005C60C1" w:rsidRDefault="005C60C1" w:rsidP="005C60C1">
            <w:r>
              <w:t>Enter your choice: 3</w:t>
            </w:r>
          </w:p>
          <w:p w14:paraId="0A6F7AD0" w14:textId="77777777" w:rsidR="005C60C1" w:rsidRDefault="005C60C1" w:rsidP="005C60C1">
            <w:r>
              <w:t>Enter student number to remove: 100004</w:t>
            </w:r>
          </w:p>
          <w:p w14:paraId="00D6A823" w14:textId="77777777" w:rsidR="005C60C1" w:rsidRDefault="005C60C1" w:rsidP="005C60C1"/>
          <w:p w14:paraId="71673189" w14:textId="77777777" w:rsidR="005C60C1" w:rsidRDefault="005C60C1" w:rsidP="005C60C1">
            <w:r>
              <w:t>Enter your choice: 3</w:t>
            </w:r>
          </w:p>
          <w:p w14:paraId="1EE43714" w14:textId="77777777" w:rsidR="005C60C1" w:rsidRDefault="005C60C1" w:rsidP="005C60C1">
            <w:r>
              <w:t>Enter student number to remove: 100005</w:t>
            </w:r>
          </w:p>
          <w:p w14:paraId="0D6F44AB" w14:textId="36D991B9" w:rsidR="005C60C1" w:rsidRDefault="005C60C1" w:rsidP="005C60C1"/>
        </w:tc>
        <w:tc>
          <w:tcPr>
            <w:tcW w:w="1985" w:type="dxa"/>
          </w:tcPr>
          <w:p w14:paraId="75B885E3" w14:textId="77777777" w:rsidR="005C60C1" w:rsidRDefault="005C60C1" w:rsidP="005C60C1">
            <w:r>
              <w:t>Student removed: Tim Berners-Lee (ID: 100004)</w:t>
            </w:r>
          </w:p>
          <w:p w14:paraId="6EC01096" w14:textId="77777777" w:rsidR="005C60C1" w:rsidRDefault="005C60C1" w:rsidP="005C60C1"/>
          <w:p w14:paraId="67681296" w14:textId="77777777" w:rsidR="005C60C1" w:rsidRDefault="005C60C1" w:rsidP="005C60C1"/>
          <w:p w14:paraId="2E499C4C" w14:textId="77777777" w:rsidR="005C60C1" w:rsidRDefault="005C60C1" w:rsidP="005C60C1"/>
          <w:p w14:paraId="00AA184F" w14:textId="53B834E2" w:rsidR="005C60C1" w:rsidRDefault="005C60C1" w:rsidP="005C60C1">
            <w:r>
              <w:t>Student removed: Linus Torvalds (ID: 100005)</w:t>
            </w:r>
          </w:p>
        </w:tc>
        <w:tc>
          <w:tcPr>
            <w:tcW w:w="2055" w:type="dxa"/>
          </w:tcPr>
          <w:p w14:paraId="4990B666" w14:textId="77777777" w:rsidR="005C60C1" w:rsidRDefault="005C60C1" w:rsidP="005C60C1">
            <w:r>
              <w:t>Student removed: Tim Berners-Lee (ID: 100004)</w:t>
            </w:r>
          </w:p>
          <w:p w14:paraId="4FB2538D" w14:textId="77777777" w:rsidR="005C60C1" w:rsidRDefault="005C60C1" w:rsidP="005C60C1"/>
          <w:p w14:paraId="073C22AA" w14:textId="77777777" w:rsidR="005C60C1" w:rsidRDefault="005C60C1" w:rsidP="005C60C1"/>
          <w:p w14:paraId="290A9074" w14:textId="77777777" w:rsidR="005C60C1" w:rsidRDefault="005C60C1" w:rsidP="005C60C1"/>
          <w:p w14:paraId="18734D6B" w14:textId="15546A91" w:rsidR="005C60C1" w:rsidRDefault="005C60C1" w:rsidP="005C60C1">
            <w:r>
              <w:t>Student removed: Linus Torvalds (ID: 100005)</w:t>
            </w:r>
          </w:p>
        </w:tc>
        <w:tc>
          <w:tcPr>
            <w:tcW w:w="1012" w:type="dxa"/>
          </w:tcPr>
          <w:p w14:paraId="1A6DB6A0" w14:textId="4210DEDF" w:rsidR="005C60C1" w:rsidRDefault="005C60C1" w:rsidP="005C60C1">
            <w:r>
              <w:t>Pass</w:t>
            </w:r>
          </w:p>
        </w:tc>
      </w:tr>
      <w:tr w:rsidR="005C60C1" w14:paraId="4C1FC07A" w14:textId="77777777" w:rsidTr="00A01BE4">
        <w:tc>
          <w:tcPr>
            <w:tcW w:w="562" w:type="dxa"/>
          </w:tcPr>
          <w:p w14:paraId="2ABDFF50" w14:textId="2C3E865C" w:rsidR="005C60C1" w:rsidRDefault="005C60C1" w:rsidP="005C60C1">
            <w:r>
              <w:t>10</w:t>
            </w:r>
          </w:p>
        </w:tc>
        <w:tc>
          <w:tcPr>
            <w:tcW w:w="1418" w:type="dxa"/>
          </w:tcPr>
          <w:p w14:paraId="0208C321" w14:textId="77777777" w:rsidR="005C60C1" w:rsidRDefault="005C60C1" w:rsidP="005C60C1">
            <w:r>
              <w:t>Removing Students</w:t>
            </w:r>
          </w:p>
          <w:p w14:paraId="55F85E2D" w14:textId="25326E14" w:rsidR="005C60C1" w:rsidRDefault="005C60C1" w:rsidP="005C60C1">
            <w:r>
              <w:t>invalid Removal: Test removing a student whose ID does not exist in the list, ensuring program returns appropriate error message but keeps running.</w:t>
            </w:r>
          </w:p>
        </w:tc>
        <w:tc>
          <w:tcPr>
            <w:tcW w:w="1984" w:type="dxa"/>
          </w:tcPr>
          <w:p w14:paraId="13EB799D" w14:textId="77777777" w:rsidR="005C60C1" w:rsidRDefault="005C60C1" w:rsidP="005C60C1">
            <w:r>
              <w:t>Enter your choice: 3</w:t>
            </w:r>
          </w:p>
          <w:p w14:paraId="4BA52565" w14:textId="77777777" w:rsidR="005C60C1" w:rsidRDefault="005C60C1" w:rsidP="005C60C1">
            <w:r>
              <w:t>Enter student number to remove: 2000001</w:t>
            </w:r>
          </w:p>
          <w:p w14:paraId="3441D471" w14:textId="535C3AD5" w:rsidR="005C60C1" w:rsidRDefault="005C60C1" w:rsidP="005C60C1"/>
        </w:tc>
        <w:tc>
          <w:tcPr>
            <w:tcW w:w="1985" w:type="dxa"/>
          </w:tcPr>
          <w:p w14:paraId="5C7FC2B3" w14:textId="1449DCEA" w:rsidR="005C60C1" w:rsidRDefault="005C60C1" w:rsidP="005C60C1">
            <w:r>
              <w:t>Student with ID 2000001 not found.</w:t>
            </w:r>
          </w:p>
        </w:tc>
        <w:tc>
          <w:tcPr>
            <w:tcW w:w="2055" w:type="dxa"/>
          </w:tcPr>
          <w:p w14:paraId="2C5D2A17" w14:textId="7F91E5AD" w:rsidR="005C60C1" w:rsidRDefault="005C60C1" w:rsidP="005C60C1">
            <w:r>
              <w:t>Student with ID 2000001 not found.</w:t>
            </w:r>
          </w:p>
        </w:tc>
        <w:tc>
          <w:tcPr>
            <w:tcW w:w="1012" w:type="dxa"/>
          </w:tcPr>
          <w:p w14:paraId="0D247EC3" w14:textId="232F8C02" w:rsidR="005C60C1" w:rsidRDefault="005C60C1" w:rsidP="005C60C1">
            <w:r>
              <w:t>Pass</w:t>
            </w:r>
          </w:p>
        </w:tc>
      </w:tr>
      <w:tr w:rsidR="005C60C1" w14:paraId="49044C3A" w14:textId="77777777" w:rsidTr="00A01BE4">
        <w:tc>
          <w:tcPr>
            <w:tcW w:w="562" w:type="dxa"/>
          </w:tcPr>
          <w:p w14:paraId="44E286C8" w14:textId="480F681B" w:rsidR="005C60C1" w:rsidRDefault="005C60C1" w:rsidP="005C60C1">
            <w:r>
              <w:t>11</w:t>
            </w:r>
          </w:p>
        </w:tc>
        <w:tc>
          <w:tcPr>
            <w:tcW w:w="1418" w:type="dxa"/>
          </w:tcPr>
          <w:p w14:paraId="74DACC2D" w14:textId="77777777" w:rsidR="005C60C1" w:rsidRDefault="005C60C1" w:rsidP="005C60C1">
            <w:r>
              <w:t xml:space="preserve">Check whether  analysingCourseworkstudents returns updated values after </w:t>
            </w:r>
            <w:r w:rsidRPr="00125D5F">
              <w:rPr>
                <w:i/>
                <w:iCs/>
              </w:rPr>
              <w:t>removing students</w:t>
            </w:r>
            <w:r>
              <w:t xml:space="preserve"> by studentID</w:t>
            </w:r>
          </w:p>
          <w:p w14:paraId="415970C3" w14:textId="6D0BC5A5" w:rsidR="005C60C1" w:rsidRDefault="005C60C1" w:rsidP="005C60C1">
            <w:r>
              <w:t>(Must be done after Test 9)</w:t>
            </w:r>
          </w:p>
        </w:tc>
        <w:tc>
          <w:tcPr>
            <w:tcW w:w="1984" w:type="dxa"/>
          </w:tcPr>
          <w:p w14:paraId="47F06729" w14:textId="77777777" w:rsidR="005C60C1" w:rsidRDefault="005C60C1" w:rsidP="005C60C1">
            <w:r>
              <w:t>Enter your choice: 5</w:t>
            </w:r>
          </w:p>
          <w:p w14:paraId="1F47B4F8" w14:textId="2427DB73" w:rsidR="005C60C1" w:rsidRDefault="005C60C1" w:rsidP="005C60C1"/>
        </w:tc>
        <w:tc>
          <w:tcPr>
            <w:tcW w:w="1985" w:type="dxa"/>
          </w:tcPr>
          <w:p w14:paraId="281A8705" w14:textId="77777777" w:rsidR="005C60C1" w:rsidRDefault="005C60C1" w:rsidP="005C60C1">
            <w:r>
              <w:t>Number of course work students above or equal to average overall mark: 1</w:t>
            </w:r>
          </w:p>
          <w:p w14:paraId="1CF6568D" w14:textId="1CBAA628" w:rsidR="005C60C1" w:rsidRDefault="005C60C1" w:rsidP="005C60C1">
            <w:r>
              <w:t>Number of course work students below average overall mark: 2</w:t>
            </w:r>
          </w:p>
        </w:tc>
        <w:tc>
          <w:tcPr>
            <w:tcW w:w="2055" w:type="dxa"/>
          </w:tcPr>
          <w:p w14:paraId="49820B4B" w14:textId="77777777" w:rsidR="005C60C1" w:rsidRDefault="005C60C1" w:rsidP="005C60C1">
            <w:r>
              <w:t>Number of course work students above or equal to average overall mark: 1</w:t>
            </w:r>
          </w:p>
          <w:p w14:paraId="31632B80" w14:textId="1CF819E9" w:rsidR="005C60C1" w:rsidRDefault="005C60C1" w:rsidP="005C60C1">
            <w:r>
              <w:t>Number of course work students below average overall mark: 2</w:t>
            </w:r>
          </w:p>
        </w:tc>
        <w:tc>
          <w:tcPr>
            <w:tcW w:w="1012" w:type="dxa"/>
          </w:tcPr>
          <w:p w14:paraId="4488A3E4" w14:textId="362139FC" w:rsidR="005C60C1" w:rsidRDefault="005C60C1" w:rsidP="005C60C1">
            <w:r>
              <w:t>Pass</w:t>
            </w:r>
          </w:p>
        </w:tc>
      </w:tr>
      <w:tr w:rsidR="005C60C1" w14:paraId="2F434E05" w14:textId="77777777" w:rsidTr="00A01BE4">
        <w:tc>
          <w:tcPr>
            <w:tcW w:w="562" w:type="dxa"/>
          </w:tcPr>
          <w:p w14:paraId="36A2A6A6" w14:textId="6C65C505" w:rsidR="005C60C1" w:rsidRDefault="005C60C1" w:rsidP="005C60C1">
            <w:r>
              <w:t>12</w:t>
            </w:r>
          </w:p>
        </w:tc>
        <w:tc>
          <w:tcPr>
            <w:tcW w:w="1418" w:type="dxa"/>
          </w:tcPr>
          <w:p w14:paraId="18E00C58" w14:textId="7C39F0B2" w:rsidR="005C60C1" w:rsidRDefault="005C60C1" w:rsidP="005C60C1">
            <w:r>
              <w:t xml:space="preserve">After </w:t>
            </w:r>
            <w:r w:rsidRPr="00DE7091">
              <w:rPr>
                <w:i/>
                <w:iCs/>
              </w:rPr>
              <w:t>removing students</w:t>
            </w:r>
            <w:r>
              <w:t xml:space="preserve">, Check whether  options 7 &amp; 8 </w:t>
            </w:r>
            <w:r w:rsidRPr="00760DBF">
              <w:t>Sorting Array by StudentID and Outputting Sorted List to CSV</w:t>
            </w:r>
            <w:r>
              <w:t xml:space="preserve"> reflect the updated ArrayList in the output CSV file.</w:t>
            </w:r>
          </w:p>
        </w:tc>
        <w:tc>
          <w:tcPr>
            <w:tcW w:w="1984" w:type="dxa"/>
          </w:tcPr>
          <w:p w14:paraId="30AF93EE" w14:textId="77777777" w:rsidR="005C60C1" w:rsidRDefault="005C60C1" w:rsidP="005C60C1">
            <w:r>
              <w:t>Enter your choice: 7</w:t>
            </w:r>
          </w:p>
          <w:p w14:paraId="4940D974" w14:textId="0448F577" w:rsidR="005C60C1" w:rsidRDefault="005C60C1" w:rsidP="005C60C1">
            <w:r>
              <w:t>Students sorted by ID.</w:t>
            </w:r>
          </w:p>
          <w:p w14:paraId="02A715C8" w14:textId="77777777" w:rsidR="005C60C1" w:rsidRDefault="005C60C1" w:rsidP="005C60C1"/>
          <w:p w14:paraId="57E30FDB" w14:textId="77777777" w:rsidR="005C60C1" w:rsidRDefault="005C60C1" w:rsidP="005C60C1">
            <w:r>
              <w:t>Enter your choice: 8</w:t>
            </w:r>
          </w:p>
          <w:p w14:paraId="66463DDE" w14:textId="3CE420CC" w:rsidR="005C60C1" w:rsidRDefault="005C60C1" w:rsidP="005C60C1">
            <w:r>
              <w:t>Sorted students exported to sorted_students.csv</w:t>
            </w:r>
          </w:p>
        </w:tc>
        <w:tc>
          <w:tcPr>
            <w:tcW w:w="1985" w:type="dxa"/>
          </w:tcPr>
          <w:p w14:paraId="5B6F647A" w14:textId="1A33D521" w:rsidR="00A01BE4" w:rsidRDefault="00A01BE4" w:rsidP="00A01BE4">
            <w:r>
              <w:t>In sorted_students-12.csv:</w:t>
            </w:r>
          </w:p>
          <w:p w14:paraId="082CB127" w14:textId="77777777" w:rsidR="00A01BE4" w:rsidRDefault="00A01BE4" w:rsidP="005C60C1"/>
          <w:p w14:paraId="6CC68CBB" w14:textId="61FB7E64" w:rsidR="005C60C1" w:rsidRDefault="005C60C1" w:rsidP="005C60C1">
            <w:r>
              <w:t>C,Alan,Turing,100001,CS101</w:t>
            </w:r>
          </w:p>
          <w:p w14:paraId="1811C6F1" w14:textId="77777777" w:rsidR="005C60C1" w:rsidRDefault="005C60C1" w:rsidP="005C60C1">
            <w:r>
              <w:t>C,Grace,Hopper,100002,CS102</w:t>
            </w:r>
          </w:p>
          <w:p w14:paraId="7D09B954" w14:textId="77777777" w:rsidR="005C60C1" w:rsidRDefault="005C60C1" w:rsidP="005C60C1">
            <w:r>
              <w:t>C,Margaret,Hamilton,100003,CS103</w:t>
            </w:r>
          </w:p>
          <w:p w14:paraId="7917CB0A" w14:textId="77777777" w:rsidR="005C60C1" w:rsidRDefault="005C60C1" w:rsidP="005C60C1">
            <w:r>
              <w:t>R,Donald,Knuth,200002,N/A</w:t>
            </w:r>
          </w:p>
          <w:p w14:paraId="20D544D5" w14:textId="77777777" w:rsidR="005C60C1" w:rsidRDefault="005C60C1" w:rsidP="005C60C1">
            <w:r>
              <w:t>R,Claude,Shannon,200003,N/A</w:t>
            </w:r>
          </w:p>
          <w:p w14:paraId="30BE5F25" w14:textId="77777777" w:rsidR="005C60C1" w:rsidRDefault="005C60C1" w:rsidP="005C60C1">
            <w:r>
              <w:t>R,Edsger,Dijkstra,200004,N/A</w:t>
            </w:r>
          </w:p>
          <w:p w14:paraId="2FC06CCE" w14:textId="1254D806" w:rsidR="005C60C1" w:rsidRDefault="005C60C1" w:rsidP="005C60C1">
            <w:r>
              <w:t>R,Richard,Hamming,200005,N/A</w:t>
            </w:r>
          </w:p>
        </w:tc>
        <w:tc>
          <w:tcPr>
            <w:tcW w:w="2055" w:type="dxa"/>
          </w:tcPr>
          <w:p w14:paraId="2FC28A7C" w14:textId="0040F1C1" w:rsidR="00A01BE4" w:rsidRDefault="00A01BE4" w:rsidP="00A01BE4">
            <w:r>
              <w:t>In sorted_students-12.csv:</w:t>
            </w:r>
          </w:p>
          <w:p w14:paraId="283FBB06" w14:textId="77777777" w:rsidR="00A01BE4" w:rsidRDefault="00A01BE4" w:rsidP="005C60C1"/>
          <w:p w14:paraId="0DC1F0F6" w14:textId="3594CB15" w:rsidR="005C60C1" w:rsidRDefault="005C60C1" w:rsidP="005C60C1">
            <w:r>
              <w:t>C,Alan,Turing,100001,CS101</w:t>
            </w:r>
          </w:p>
          <w:p w14:paraId="6445CDCE" w14:textId="77777777" w:rsidR="005C60C1" w:rsidRDefault="005C60C1" w:rsidP="005C60C1">
            <w:r>
              <w:t>C,Grace,Hopper,100002,CS102</w:t>
            </w:r>
          </w:p>
          <w:p w14:paraId="64F539C4" w14:textId="77777777" w:rsidR="005C60C1" w:rsidRDefault="005C60C1" w:rsidP="005C60C1">
            <w:r>
              <w:t>C,Margaret,Hamilton,100003,CS103</w:t>
            </w:r>
          </w:p>
          <w:p w14:paraId="2EB5FD8E" w14:textId="77777777" w:rsidR="005C60C1" w:rsidRDefault="005C60C1" w:rsidP="005C60C1">
            <w:r>
              <w:t>R,Donald,Knuth,200002,N/A</w:t>
            </w:r>
          </w:p>
          <w:p w14:paraId="16CCF2E6" w14:textId="77777777" w:rsidR="005C60C1" w:rsidRDefault="005C60C1" w:rsidP="005C60C1">
            <w:r>
              <w:t>R,Claude,Shannon,200003,N/A</w:t>
            </w:r>
          </w:p>
          <w:p w14:paraId="4F8F31E1" w14:textId="77777777" w:rsidR="005C60C1" w:rsidRDefault="005C60C1" w:rsidP="005C60C1">
            <w:r>
              <w:t>R,Edsger,Dijkstra,200004,N/A</w:t>
            </w:r>
          </w:p>
          <w:p w14:paraId="041AD7AF" w14:textId="437953CA" w:rsidR="005C60C1" w:rsidRDefault="005C60C1" w:rsidP="005C60C1">
            <w:r>
              <w:t>R,Richard,Hamming,200005,N/A</w:t>
            </w:r>
          </w:p>
        </w:tc>
        <w:tc>
          <w:tcPr>
            <w:tcW w:w="1012" w:type="dxa"/>
          </w:tcPr>
          <w:p w14:paraId="14D0F492" w14:textId="340E835A" w:rsidR="005C60C1" w:rsidRDefault="005C60C1" w:rsidP="005C60C1">
            <w:r>
              <w:t>Pass</w:t>
            </w:r>
          </w:p>
        </w:tc>
      </w:tr>
      <w:tr w:rsidR="005C60C1" w14:paraId="656A5829" w14:textId="77777777" w:rsidTr="00A01BE4">
        <w:tc>
          <w:tcPr>
            <w:tcW w:w="562" w:type="dxa"/>
          </w:tcPr>
          <w:p w14:paraId="174DD0AC" w14:textId="23EC41A6" w:rsidR="005C60C1" w:rsidRDefault="005C60C1" w:rsidP="005C60C1">
            <w:r>
              <w:t>1</w:t>
            </w:r>
            <w:r w:rsidR="00A01BE4">
              <w:t>3</w:t>
            </w:r>
          </w:p>
        </w:tc>
        <w:tc>
          <w:tcPr>
            <w:tcW w:w="1418" w:type="dxa"/>
          </w:tcPr>
          <w:p w14:paraId="1F4B1C2C" w14:textId="12B21E3D" w:rsidR="005C60C1" w:rsidRPr="00B00777" w:rsidRDefault="005C60C1" w:rsidP="005C60C1">
            <w:r>
              <w:t>Verify that the exit option is triggered only by selection of 1 from menu, not by accidental invalid input.</w:t>
            </w:r>
          </w:p>
        </w:tc>
        <w:tc>
          <w:tcPr>
            <w:tcW w:w="1984" w:type="dxa"/>
          </w:tcPr>
          <w:p w14:paraId="1F84749D" w14:textId="3F00F345" w:rsidR="005C60C1" w:rsidRDefault="005C60C1" w:rsidP="005C60C1">
            <w:r w:rsidRPr="00760DBF">
              <w:t>Enter your choice: 100003</w:t>
            </w:r>
          </w:p>
        </w:tc>
        <w:tc>
          <w:tcPr>
            <w:tcW w:w="1985" w:type="dxa"/>
          </w:tcPr>
          <w:p w14:paraId="377A8074" w14:textId="4E6FAD4D" w:rsidR="005C60C1" w:rsidRDefault="005C60C1" w:rsidP="005C60C1">
            <w:r w:rsidRPr="00760DBF">
              <w:t>Invalid choice. Please enter a number from 1 to 8.</w:t>
            </w:r>
          </w:p>
        </w:tc>
        <w:tc>
          <w:tcPr>
            <w:tcW w:w="2055" w:type="dxa"/>
          </w:tcPr>
          <w:p w14:paraId="719EBEAD" w14:textId="68B7978B" w:rsidR="005C60C1" w:rsidRDefault="005C60C1" w:rsidP="005C60C1">
            <w:r w:rsidRPr="00760DBF">
              <w:t>Invalid choice. Please enter a number from 1 to 8.</w:t>
            </w:r>
          </w:p>
        </w:tc>
        <w:tc>
          <w:tcPr>
            <w:tcW w:w="1012" w:type="dxa"/>
          </w:tcPr>
          <w:p w14:paraId="7205D932" w14:textId="13F130FE" w:rsidR="005C60C1" w:rsidRDefault="005C60C1" w:rsidP="005C60C1">
            <w:r>
              <w:t>Pass</w:t>
            </w:r>
          </w:p>
        </w:tc>
      </w:tr>
      <w:tr w:rsidR="005C60C1" w14:paraId="347BED94" w14:textId="77777777" w:rsidTr="00A01BE4">
        <w:tc>
          <w:tcPr>
            <w:tcW w:w="562" w:type="dxa"/>
          </w:tcPr>
          <w:p w14:paraId="5FEBC352" w14:textId="2C194F14" w:rsidR="005C60C1" w:rsidRDefault="005C60C1" w:rsidP="005C60C1">
            <w:r>
              <w:t>1</w:t>
            </w:r>
            <w:r w:rsidR="00A01BE4">
              <w:t>4</w:t>
            </w:r>
          </w:p>
        </w:tc>
        <w:tc>
          <w:tcPr>
            <w:tcW w:w="1418" w:type="dxa"/>
          </w:tcPr>
          <w:p w14:paraId="72B108C9" w14:textId="484CFCB0" w:rsidR="005C60C1" w:rsidRPr="00B00777" w:rsidRDefault="005C60C1" w:rsidP="005C60C1">
            <w:r w:rsidRPr="00B00777">
              <w:t>Verify that the exit option terminates the program.</w:t>
            </w:r>
          </w:p>
        </w:tc>
        <w:tc>
          <w:tcPr>
            <w:tcW w:w="1984" w:type="dxa"/>
          </w:tcPr>
          <w:p w14:paraId="0CAB0BB9" w14:textId="23F8296C" w:rsidR="005C60C1" w:rsidRDefault="005C60C1" w:rsidP="005C60C1">
            <w:r w:rsidRPr="00760DBF">
              <w:t>Enter your choice: 1</w:t>
            </w:r>
          </w:p>
        </w:tc>
        <w:tc>
          <w:tcPr>
            <w:tcW w:w="1985" w:type="dxa"/>
          </w:tcPr>
          <w:p w14:paraId="18ED5FB2" w14:textId="6471CCA8" w:rsidR="005C60C1" w:rsidRDefault="005C60C1" w:rsidP="005C60C1">
            <w:ins w:id="18" w:author="YANG FENGFAN" w:date="2024-04-06T12:11:00Z">
              <w:r>
                <w:t xml:space="preserve"> </w:t>
              </w:r>
              <w:r w:rsidR="00E501CA" w:rsidRPr="00E501CA">
                <w:t>Exiting the program...</w:t>
              </w:r>
            </w:ins>
            <w:del w:id="19" w:author="YANG FENGFAN" w:date="2024-04-06T12:11:00Z">
              <w:r>
                <w:delText xml:space="preserve"> </w:delText>
              </w:r>
            </w:del>
          </w:p>
        </w:tc>
        <w:tc>
          <w:tcPr>
            <w:tcW w:w="2055" w:type="dxa"/>
          </w:tcPr>
          <w:p w14:paraId="657CFEF0" w14:textId="33AC9D80" w:rsidR="005C60C1" w:rsidRDefault="00E501CA" w:rsidP="005C60C1">
            <w:ins w:id="20" w:author="YANG FENGFAN" w:date="2024-04-06T12:11:00Z">
              <w:r w:rsidRPr="00E501CA">
                <w:t>Exiting the program...</w:t>
              </w:r>
            </w:ins>
          </w:p>
        </w:tc>
        <w:tc>
          <w:tcPr>
            <w:tcW w:w="1012" w:type="dxa"/>
          </w:tcPr>
          <w:p w14:paraId="074D1DC6" w14:textId="7C4A7B46" w:rsidR="005C60C1" w:rsidRDefault="005C60C1" w:rsidP="005C60C1">
            <w:r>
              <w:t>Pass</w:t>
            </w:r>
          </w:p>
        </w:tc>
      </w:tr>
    </w:tbl>
    <w:p w14:paraId="55E7CA60" w14:textId="77777777" w:rsidR="000D1075" w:rsidRPr="000D1075" w:rsidRDefault="000D1075" w:rsidP="000D1075"/>
    <w:p w14:paraId="6AC2C9B0" w14:textId="5033F892" w:rsidR="000D1075" w:rsidRDefault="000D1075" w:rsidP="000D1075">
      <w:pPr>
        <w:pStyle w:val="Heading2"/>
      </w:pPr>
      <w:bookmarkStart w:id="21" w:name="_Toc163268248"/>
      <w:r>
        <w:t>Results of Program Testing</w:t>
      </w:r>
      <w:bookmarkEnd w:id="21"/>
    </w:p>
    <w:tbl>
      <w:tblPr>
        <w:tblStyle w:val="TableGrid"/>
        <w:tblW w:w="9067" w:type="dxa"/>
        <w:tblLayout w:type="fixed"/>
        <w:tblLook w:val="04A0" w:firstRow="1" w:lastRow="0" w:firstColumn="1" w:lastColumn="0" w:noHBand="0" w:noVBand="1"/>
      </w:tblPr>
      <w:tblGrid>
        <w:gridCol w:w="571"/>
        <w:gridCol w:w="1551"/>
        <w:gridCol w:w="6237"/>
        <w:gridCol w:w="708"/>
      </w:tblGrid>
      <w:tr w:rsidR="000635B3" w14:paraId="7049A122" w14:textId="77777777" w:rsidTr="000A0DDD">
        <w:tc>
          <w:tcPr>
            <w:tcW w:w="571" w:type="dxa"/>
          </w:tcPr>
          <w:p w14:paraId="53AC03D3" w14:textId="77777777" w:rsidR="000635B3" w:rsidRDefault="000635B3" w:rsidP="005E5EDB">
            <w:r>
              <w:t>Test ID</w:t>
            </w:r>
          </w:p>
        </w:tc>
        <w:tc>
          <w:tcPr>
            <w:tcW w:w="1551" w:type="dxa"/>
          </w:tcPr>
          <w:p w14:paraId="091B969D" w14:textId="77777777" w:rsidR="000635B3" w:rsidRDefault="000635B3" w:rsidP="005E5EDB">
            <w:r>
              <w:t xml:space="preserve">Test description/justification </w:t>
            </w:r>
          </w:p>
        </w:tc>
        <w:tc>
          <w:tcPr>
            <w:tcW w:w="6237" w:type="dxa"/>
          </w:tcPr>
          <w:p w14:paraId="71FD3C53" w14:textId="1BA04F40" w:rsidR="000635B3" w:rsidRDefault="000635B3" w:rsidP="005E5EDB">
            <w:r>
              <w:t xml:space="preserve">Actual program output </w:t>
            </w:r>
          </w:p>
        </w:tc>
        <w:tc>
          <w:tcPr>
            <w:tcW w:w="708" w:type="dxa"/>
          </w:tcPr>
          <w:p w14:paraId="1B0029A0" w14:textId="2067E0BF" w:rsidR="000635B3" w:rsidRDefault="000635B3" w:rsidP="005E5EDB">
            <w:r>
              <w:t>Test run outcome</w:t>
            </w:r>
          </w:p>
        </w:tc>
      </w:tr>
      <w:tr w:rsidR="000635B3" w14:paraId="6F0EA6DE" w14:textId="77777777" w:rsidTr="000A0DDD">
        <w:tc>
          <w:tcPr>
            <w:tcW w:w="571" w:type="dxa"/>
          </w:tcPr>
          <w:p w14:paraId="53B79687" w14:textId="77777777" w:rsidR="000635B3" w:rsidRDefault="000635B3" w:rsidP="005E5EDB">
            <w:r>
              <w:t>1</w:t>
            </w:r>
          </w:p>
        </w:tc>
        <w:tc>
          <w:tcPr>
            <w:tcW w:w="1551" w:type="dxa"/>
          </w:tcPr>
          <w:p w14:paraId="1425DA35" w14:textId="77777777" w:rsidR="00A92EF8" w:rsidRDefault="00A92EF8" w:rsidP="00A92EF8">
            <w:r>
              <w:t>Loading Data from initial CSV file.</w:t>
            </w:r>
          </w:p>
          <w:p w14:paraId="0B30F2AE" w14:textId="77777777" w:rsidR="00A92EF8" w:rsidRDefault="00A92EF8" w:rsidP="00A92EF8">
            <w:r w:rsidRPr="000D1075">
              <w:t xml:space="preserve">Test the program's ability to </w:t>
            </w:r>
            <w:r>
              <w:t>add Student</w:t>
            </w:r>
            <w:r w:rsidRPr="000D1075">
              <w:t xml:space="preserve"> objects</w:t>
            </w:r>
            <w:r>
              <w:t xml:space="preserve"> to an empty ArrayList</w:t>
            </w:r>
            <w:r w:rsidRPr="000D1075">
              <w:t xml:space="preserve"> </w:t>
            </w:r>
            <w:r>
              <w:t>by loading Data from a CSV file with valid data.</w:t>
            </w:r>
          </w:p>
          <w:p w14:paraId="45169894" w14:textId="0D74F975" w:rsidR="000635B3" w:rsidRDefault="000635B3" w:rsidP="005E5EDB"/>
        </w:tc>
        <w:tc>
          <w:tcPr>
            <w:tcW w:w="6237" w:type="dxa"/>
          </w:tcPr>
          <w:p w14:paraId="6A53D8B4" w14:textId="32B2E36E" w:rsidR="000635B3" w:rsidRDefault="00D837D2" w:rsidP="005E5EDB">
            <w:r w:rsidRPr="00D837D2">
              <w:rPr>
                <w:noProof/>
              </w:rPr>
              <w:drawing>
                <wp:inline distT="0" distB="0" distL="0" distR="0" wp14:anchorId="13CBBE7E" wp14:editId="0A579ED9">
                  <wp:extent cx="3912870" cy="2089785"/>
                  <wp:effectExtent l="0" t="0" r="0" b="5715"/>
                  <wp:docPr id="103007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77520" name=""/>
                          <pic:cNvPicPr/>
                        </pic:nvPicPr>
                        <pic:blipFill>
                          <a:blip r:embed="rId12"/>
                          <a:stretch>
                            <a:fillRect/>
                          </a:stretch>
                        </pic:blipFill>
                        <pic:spPr>
                          <a:xfrm>
                            <a:off x="0" y="0"/>
                            <a:ext cx="3912870" cy="2089785"/>
                          </a:xfrm>
                          <a:prstGeom prst="rect">
                            <a:avLst/>
                          </a:prstGeom>
                        </pic:spPr>
                      </pic:pic>
                    </a:graphicData>
                  </a:graphic>
                </wp:inline>
              </w:drawing>
            </w:r>
          </w:p>
        </w:tc>
        <w:tc>
          <w:tcPr>
            <w:tcW w:w="708" w:type="dxa"/>
          </w:tcPr>
          <w:p w14:paraId="2DAD5E7D" w14:textId="77777777" w:rsidR="000635B3" w:rsidRDefault="000635B3" w:rsidP="005E5EDB">
            <w:r>
              <w:t>Pass</w:t>
            </w:r>
          </w:p>
        </w:tc>
      </w:tr>
      <w:tr w:rsidR="000635B3" w14:paraId="53AB3B66" w14:textId="77777777" w:rsidTr="000A0DDD">
        <w:tc>
          <w:tcPr>
            <w:tcW w:w="571" w:type="dxa"/>
          </w:tcPr>
          <w:p w14:paraId="20247B1A" w14:textId="77777777" w:rsidR="000635B3" w:rsidRDefault="000635B3" w:rsidP="005E5EDB">
            <w:r>
              <w:t>2</w:t>
            </w:r>
          </w:p>
        </w:tc>
        <w:tc>
          <w:tcPr>
            <w:tcW w:w="1551" w:type="dxa"/>
          </w:tcPr>
          <w:p w14:paraId="7B232079" w14:textId="4D993679" w:rsidR="00C85CC5" w:rsidRDefault="00C85CC5" w:rsidP="00C85CC5">
            <w:r>
              <w:t>Updating Grades of Existing Students</w:t>
            </w:r>
            <w:r w:rsidR="00DF7290">
              <w:t xml:space="preserve"> Only</w:t>
            </w:r>
            <w:r>
              <w:t xml:space="preserve"> from a CSV </w:t>
            </w:r>
            <w:r w:rsidR="00FC0991">
              <w:t>f</w:t>
            </w:r>
            <w:r>
              <w:t>ile.</w:t>
            </w:r>
          </w:p>
          <w:p w14:paraId="32935004" w14:textId="0DA1B799" w:rsidR="000635B3" w:rsidRDefault="00C85CC5" w:rsidP="00C85CC5">
            <w:r>
              <w:t>Ensure existing students are updated as intended.</w:t>
            </w:r>
          </w:p>
        </w:tc>
        <w:tc>
          <w:tcPr>
            <w:tcW w:w="6237" w:type="dxa"/>
          </w:tcPr>
          <w:p w14:paraId="23E44AAB" w14:textId="1B591C84" w:rsidR="000635B3" w:rsidRDefault="00C85CC5" w:rsidP="005E5EDB">
            <w:r w:rsidRPr="00C85CC5">
              <w:rPr>
                <w:noProof/>
              </w:rPr>
              <w:drawing>
                <wp:inline distT="0" distB="0" distL="0" distR="0" wp14:anchorId="44A7AE53" wp14:editId="6FD76CBB">
                  <wp:extent cx="4003675" cy="3053715"/>
                  <wp:effectExtent l="0" t="0" r="0" b="0"/>
                  <wp:docPr id="131938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84284" name=""/>
                          <pic:cNvPicPr/>
                        </pic:nvPicPr>
                        <pic:blipFill>
                          <a:blip r:embed="rId13"/>
                          <a:stretch>
                            <a:fillRect/>
                          </a:stretch>
                        </pic:blipFill>
                        <pic:spPr>
                          <a:xfrm>
                            <a:off x="0" y="0"/>
                            <a:ext cx="4003675" cy="3053715"/>
                          </a:xfrm>
                          <a:prstGeom prst="rect">
                            <a:avLst/>
                          </a:prstGeom>
                        </pic:spPr>
                      </pic:pic>
                    </a:graphicData>
                  </a:graphic>
                </wp:inline>
              </w:drawing>
            </w:r>
          </w:p>
          <w:p w14:paraId="0B3EABED" w14:textId="0F75B4EE" w:rsidR="009D225A" w:rsidRDefault="009D225A" w:rsidP="005E5EDB"/>
        </w:tc>
        <w:tc>
          <w:tcPr>
            <w:tcW w:w="708" w:type="dxa"/>
          </w:tcPr>
          <w:p w14:paraId="7E56669B" w14:textId="329F5B78" w:rsidR="000635B3" w:rsidRDefault="008C71AB" w:rsidP="005E5EDB">
            <w:r>
              <w:t>Pass</w:t>
            </w:r>
          </w:p>
        </w:tc>
      </w:tr>
      <w:tr w:rsidR="00DF7290" w14:paraId="238F4E33" w14:textId="77777777" w:rsidTr="000A0DDD">
        <w:trPr>
          <w:trHeight w:val="153"/>
        </w:trPr>
        <w:tc>
          <w:tcPr>
            <w:tcW w:w="571" w:type="dxa"/>
          </w:tcPr>
          <w:p w14:paraId="3A4C4D8B" w14:textId="7EB859C0" w:rsidR="00DF7290" w:rsidRDefault="00DF7290" w:rsidP="00DF7290">
            <w:r>
              <w:t>3</w:t>
            </w:r>
            <w:r w:rsidR="005C60C1">
              <w:t>(a)</w:t>
            </w:r>
          </w:p>
        </w:tc>
        <w:tc>
          <w:tcPr>
            <w:tcW w:w="1551" w:type="dxa"/>
          </w:tcPr>
          <w:p w14:paraId="3AEABC07" w14:textId="1A8116DA" w:rsidR="005C60C1" w:rsidRPr="00B00777" w:rsidRDefault="00DF7290" w:rsidP="005C60C1">
            <w:r>
              <w:t>Sorting Array by StudentID</w:t>
            </w:r>
            <w:r w:rsidR="005C60C1">
              <w:t xml:space="preserve">: </w:t>
            </w:r>
            <w:r w:rsidR="005C60C1" w:rsidRPr="005C60C1">
              <w:t>After sorting, ensure students are listed in ascending order by their ID.</w:t>
            </w:r>
          </w:p>
          <w:p w14:paraId="1C4794D5" w14:textId="55E2482E" w:rsidR="00DF7290" w:rsidRPr="00B00777" w:rsidRDefault="00DF7290" w:rsidP="00DF7290"/>
        </w:tc>
        <w:tc>
          <w:tcPr>
            <w:tcW w:w="6237" w:type="dxa"/>
          </w:tcPr>
          <w:p w14:paraId="01255FDD" w14:textId="0403CEA2" w:rsidR="00DF7290" w:rsidRPr="0088364D" w:rsidRDefault="005C60C1" w:rsidP="00DF7290">
            <w:r w:rsidRPr="005C60C1">
              <w:rPr>
                <w:noProof/>
              </w:rPr>
              <w:drawing>
                <wp:inline distT="0" distB="0" distL="0" distR="0" wp14:anchorId="211AC10B" wp14:editId="1A6C9293">
                  <wp:extent cx="3823335" cy="3878580"/>
                  <wp:effectExtent l="0" t="0" r="5715" b="7620"/>
                  <wp:docPr id="203775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55777" name=""/>
                          <pic:cNvPicPr/>
                        </pic:nvPicPr>
                        <pic:blipFill>
                          <a:blip r:embed="rId14"/>
                          <a:stretch>
                            <a:fillRect/>
                          </a:stretch>
                        </pic:blipFill>
                        <pic:spPr>
                          <a:xfrm>
                            <a:off x="0" y="0"/>
                            <a:ext cx="3823335" cy="3878580"/>
                          </a:xfrm>
                          <a:prstGeom prst="rect">
                            <a:avLst/>
                          </a:prstGeom>
                        </pic:spPr>
                      </pic:pic>
                    </a:graphicData>
                  </a:graphic>
                </wp:inline>
              </w:drawing>
            </w:r>
          </w:p>
        </w:tc>
        <w:tc>
          <w:tcPr>
            <w:tcW w:w="708" w:type="dxa"/>
          </w:tcPr>
          <w:p w14:paraId="11DB4268" w14:textId="6FC731EE" w:rsidR="00DF7290" w:rsidRDefault="005C60C1" w:rsidP="00DF7290">
            <w:r>
              <w:t>Pass</w:t>
            </w:r>
          </w:p>
        </w:tc>
      </w:tr>
      <w:tr w:rsidR="005C60C1" w14:paraId="22AEFECD" w14:textId="77777777" w:rsidTr="000A0DDD">
        <w:trPr>
          <w:trHeight w:val="153"/>
        </w:trPr>
        <w:tc>
          <w:tcPr>
            <w:tcW w:w="571" w:type="dxa"/>
          </w:tcPr>
          <w:p w14:paraId="575CBAC5" w14:textId="3C480E81" w:rsidR="005C60C1" w:rsidRDefault="005C60C1" w:rsidP="00DF7290">
            <w:r>
              <w:t>3(b)</w:t>
            </w:r>
          </w:p>
        </w:tc>
        <w:tc>
          <w:tcPr>
            <w:tcW w:w="1551" w:type="dxa"/>
          </w:tcPr>
          <w:p w14:paraId="2AE11EF5" w14:textId="77777777" w:rsidR="005C60C1" w:rsidRDefault="005C60C1" w:rsidP="005C60C1">
            <w:r>
              <w:t>Outputting Sorted List to CSV</w:t>
            </w:r>
          </w:p>
          <w:p w14:paraId="1B75F5E7" w14:textId="196D5C3F" w:rsidR="005C60C1" w:rsidRDefault="005C60C1" w:rsidP="005C60C1">
            <w:r>
              <w:t>File Creation: Check if the file sorted_students.csv is correctly created and contains all students in the sorted order.</w:t>
            </w:r>
          </w:p>
        </w:tc>
        <w:tc>
          <w:tcPr>
            <w:tcW w:w="6237" w:type="dxa"/>
          </w:tcPr>
          <w:p w14:paraId="17676CB2" w14:textId="781F5CB8" w:rsidR="005C60C1" w:rsidRPr="0088364D" w:rsidRDefault="00A01BE4" w:rsidP="00DF7290">
            <w:r w:rsidRPr="00A01BE4">
              <w:rPr>
                <w:noProof/>
              </w:rPr>
              <w:drawing>
                <wp:inline distT="0" distB="0" distL="0" distR="0" wp14:anchorId="6634FAB3" wp14:editId="1982889C">
                  <wp:extent cx="2552831" cy="2152761"/>
                  <wp:effectExtent l="0" t="0" r="0" b="0"/>
                  <wp:docPr id="1058713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13990" name=""/>
                          <pic:cNvPicPr/>
                        </pic:nvPicPr>
                        <pic:blipFill>
                          <a:blip r:embed="rId15"/>
                          <a:stretch>
                            <a:fillRect/>
                          </a:stretch>
                        </pic:blipFill>
                        <pic:spPr>
                          <a:xfrm>
                            <a:off x="0" y="0"/>
                            <a:ext cx="2552831" cy="2152761"/>
                          </a:xfrm>
                          <a:prstGeom prst="rect">
                            <a:avLst/>
                          </a:prstGeom>
                        </pic:spPr>
                      </pic:pic>
                    </a:graphicData>
                  </a:graphic>
                </wp:inline>
              </w:drawing>
            </w:r>
          </w:p>
        </w:tc>
        <w:tc>
          <w:tcPr>
            <w:tcW w:w="708" w:type="dxa"/>
          </w:tcPr>
          <w:p w14:paraId="75C1B0F8" w14:textId="77777777" w:rsidR="005C60C1" w:rsidRDefault="005C60C1" w:rsidP="00DF7290"/>
        </w:tc>
      </w:tr>
      <w:tr w:rsidR="00760DBF" w14:paraId="02A76074" w14:textId="77777777" w:rsidTr="000A0DDD">
        <w:trPr>
          <w:trHeight w:val="153"/>
        </w:trPr>
        <w:tc>
          <w:tcPr>
            <w:tcW w:w="571" w:type="dxa"/>
          </w:tcPr>
          <w:p w14:paraId="6B1291E4" w14:textId="705542A5" w:rsidR="00760DBF" w:rsidRDefault="00DF7290" w:rsidP="00760DBF">
            <w:r>
              <w:t>4</w:t>
            </w:r>
          </w:p>
        </w:tc>
        <w:tc>
          <w:tcPr>
            <w:tcW w:w="1551" w:type="dxa"/>
          </w:tcPr>
          <w:p w14:paraId="7EB4258B" w14:textId="77777777" w:rsidR="0088364D" w:rsidRDefault="00760DBF" w:rsidP="00760DBF">
            <w:r w:rsidRPr="00B00777">
              <w:t>Menu Navigation: Verify that the menu prompts reappear after an action is completed</w:t>
            </w:r>
            <w:r>
              <w:t>, when any option except option 1 is selected</w:t>
            </w:r>
            <w:r w:rsidR="0088364D">
              <w:t>.</w:t>
            </w:r>
          </w:p>
          <w:p w14:paraId="10D6FF59" w14:textId="77777777" w:rsidR="0088364D" w:rsidRDefault="0088364D" w:rsidP="00760DBF"/>
          <w:p w14:paraId="4273CFDD" w14:textId="5F657BB5" w:rsidR="0088364D" w:rsidRDefault="0088364D" w:rsidP="00760DBF"/>
        </w:tc>
        <w:tc>
          <w:tcPr>
            <w:tcW w:w="6237" w:type="dxa"/>
          </w:tcPr>
          <w:p w14:paraId="75F5923A" w14:textId="4C74881E" w:rsidR="00760DBF" w:rsidRDefault="0088364D" w:rsidP="00760DBF">
            <w:r w:rsidRPr="0088364D">
              <w:rPr>
                <w:noProof/>
              </w:rPr>
              <w:drawing>
                <wp:inline distT="0" distB="0" distL="0" distR="0" wp14:anchorId="2D96D69E" wp14:editId="0EB43E92">
                  <wp:extent cx="4003675" cy="2219325"/>
                  <wp:effectExtent l="0" t="0" r="0" b="9525"/>
                  <wp:docPr id="160671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15729" name=""/>
                          <pic:cNvPicPr/>
                        </pic:nvPicPr>
                        <pic:blipFill>
                          <a:blip r:embed="rId16"/>
                          <a:stretch>
                            <a:fillRect/>
                          </a:stretch>
                        </pic:blipFill>
                        <pic:spPr>
                          <a:xfrm>
                            <a:off x="0" y="0"/>
                            <a:ext cx="4003675" cy="2219325"/>
                          </a:xfrm>
                          <a:prstGeom prst="rect">
                            <a:avLst/>
                          </a:prstGeom>
                        </pic:spPr>
                      </pic:pic>
                    </a:graphicData>
                  </a:graphic>
                </wp:inline>
              </w:drawing>
            </w:r>
          </w:p>
        </w:tc>
        <w:tc>
          <w:tcPr>
            <w:tcW w:w="708" w:type="dxa"/>
          </w:tcPr>
          <w:p w14:paraId="68F7B9FF" w14:textId="281B564E" w:rsidR="00760DBF" w:rsidRDefault="00760DBF" w:rsidP="00760DBF">
            <w:r>
              <w:t>Pass</w:t>
            </w:r>
          </w:p>
        </w:tc>
      </w:tr>
      <w:tr w:rsidR="00760DBF" w14:paraId="17646674" w14:textId="77777777" w:rsidTr="000A0DDD">
        <w:tc>
          <w:tcPr>
            <w:tcW w:w="571" w:type="dxa"/>
          </w:tcPr>
          <w:p w14:paraId="6A2BFC6F" w14:textId="731C4C0C" w:rsidR="00760DBF" w:rsidRDefault="00DF7290" w:rsidP="00760DBF">
            <w:r>
              <w:t>5</w:t>
            </w:r>
          </w:p>
        </w:tc>
        <w:tc>
          <w:tcPr>
            <w:tcW w:w="1551" w:type="dxa"/>
          </w:tcPr>
          <w:p w14:paraId="3480144E" w14:textId="291DA8D3" w:rsidR="00760DBF" w:rsidRDefault="00760DBF" w:rsidP="00760DBF">
            <w:r>
              <w:t>Input Validation: Adding Students from CSV file that doesn’t exist i.e. file not found. Ensure proper error message pops up when the specified CSV file doesn't exist or can't be opened, and program does not terminate.</w:t>
            </w:r>
          </w:p>
        </w:tc>
        <w:tc>
          <w:tcPr>
            <w:tcW w:w="6237" w:type="dxa"/>
          </w:tcPr>
          <w:p w14:paraId="5AB79B51" w14:textId="03263C12" w:rsidR="00760DBF" w:rsidRDefault="0088364D" w:rsidP="00760DBF">
            <w:r w:rsidRPr="0088364D">
              <w:rPr>
                <w:noProof/>
              </w:rPr>
              <w:drawing>
                <wp:inline distT="0" distB="0" distL="0" distR="0" wp14:anchorId="6CDB3B14" wp14:editId="3176657B">
                  <wp:extent cx="4003675" cy="2282190"/>
                  <wp:effectExtent l="0" t="0" r="0" b="3810"/>
                  <wp:docPr id="67693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1594" name=""/>
                          <pic:cNvPicPr/>
                        </pic:nvPicPr>
                        <pic:blipFill>
                          <a:blip r:embed="rId17"/>
                          <a:stretch>
                            <a:fillRect/>
                          </a:stretch>
                        </pic:blipFill>
                        <pic:spPr>
                          <a:xfrm>
                            <a:off x="0" y="0"/>
                            <a:ext cx="4003675" cy="2282190"/>
                          </a:xfrm>
                          <a:prstGeom prst="rect">
                            <a:avLst/>
                          </a:prstGeom>
                        </pic:spPr>
                      </pic:pic>
                    </a:graphicData>
                  </a:graphic>
                </wp:inline>
              </w:drawing>
            </w:r>
          </w:p>
        </w:tc>
        <w:tc>
          <w:tcPr>
            <w:tcW w:w="708" w:type="dxa"/>
          </w:tcPr>
          <w:p w14:paraId="50CE5A20" w14:textId="5DF452E4" w:rsidR="00760DBF" w:rsidRDefault="00760DBF" w:rsidP="00760DBF">
            <w:r>
              <w:t>Pass</w:t>
            </w:r>
          </w:p>
        </w:tc>
      </w:tr>
      <w:tr w:rsidR="00760DBF" w14:paraId="11B3D32D" w14:textId="77777777" w:rsidTr="000A0DDD">
        <w:tc>
          <w:tcPr>
            <w:tcW w:w="571" w:type="dxa"/>
          </w:tcPr>
          <w:p w14:paraId="01BB280B" w14:textId="1C3AC155" w:rsidR="00760DBF" w:rsidRDefault="00DF7290" w:rsidP="00760DBF">
            <w:r>
              <w:t>6</w:t>
            </w:r>
          </w:p>
        </w:tc>
        <w:tc>
          <w:tcPr>
            <w:tcW w:w="1551" w:type="dxa"/>
          </w:tcPr>
          <w:p w14:paraId="7527C16A" w14:textId="77777777" w:rsidR="00760DBF" w:rsidRDefault="00760DBF" w:rsidP="00760DBF">
            <w:r>
              <w:t>Reporting Student Grades for</w:t>
            </w:r>
          </w:p>
          <w:p w14:paraId="1133E63D" w14:textId="1417CA1E" w:rsidR="00760DBF" w:rsidRDefault="00760DBF" w:rsidP="00760DBF">
            <w:r>
              <w:t>Existing Student: Confirm that the grade report for a student by ID displays correctly for both coursework and research students.</w:t>
            </w:r>
          </w:p>
          <w:p w14:paraId="03FBCE72" w14:textId="79921B21" w:rsidR="00760DBF" w:rsidRDefault="00760DBF" w:rsidP="00760DBF"/>
        </w:tc>
        <w:tc>
          <w:tcPr>
            <w:tcW w:w="6237" w:type="dxa"/>
          </w:tcPr>
          <w:p w14:paraId="25626D97" w14:textId="3F796EA4" w:rsidR="00760DBF" w:rsidRDefault="0088364D" w:rsidP="00760DBF">
            <w:r w:rsidRPr="0088364D">
              <w:rPr>
                <w:noProof/>
              </w:rPr>
              <w:drawing>
                <wp:inline distT="0" distB="0" distL="0" distR="0" wp14:anchorId="30967075" wp14:editId="1664FB0B">
                  <wp:extent cx="4003675" cy="2498725"/>
                  <wp:effectExtent l="0" t="0" r="0" b="0"/>
                  <wp:docPr id="66827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77213" name=""/>
                          <pic:cNvPicPr/>
                        </pic:nvPicPr>
                        <pic:blipFill>
                          <a:blip r:embed="rId18"/>
                          <a:stretch>
                            <a:fillRect/>
                          </a:stretch>
                        </pic:blipFill>
                        <pic:spPr>
                          <a:xfrm>
                            <a:off x="0" y="0"/>
                            <a:ext cx="4003675" cy="2498725"/>
                          </a:xfrm>
                          <a:prstGeom prst="rect">
                            <a:avLst/>
                          </a:prstGeom>
                        </pic:spPr>
                      </pic:pic>
                    </a:graphicData>
                  </a:graphic>
                </wp:inline>
              </w:drawing>
            </w:r>
          </w:p>
        </w:tc>
        <w:tc>
          <w:tcPr>
            <w:tcW w:w="708" w:type="dxa"/>
          </w:tcPr>
          <w:p w14:paraId="4C130BAD" w14:textId="5B74B166" w:rsidR="00760DBF" w:rsidRDefault="00760DBF" w:rsidP="00760DBF">
            <w:r>
              <w:t>Pass</w:t>
            </w:r>
          </w:p>
        </w:tc>
      </w:tr>
      <w:tr w:rsidR="00760DBF" w14:paraId="7212C8A9" w14:textId="77777777" w:rsidTr="000A0DDD">
        <w:tc>
          <w:tcPr>
            <w:tcW w:w="571" w:type="dxa"/>
          </w:tcPr>
          <w:p w14:paraId="3AB92B55" w14:textId="47B59E45" w:rsidR="00760DBF" w:rsidRDefault="00DF7290" w:rsidP="00760DBF">
            <w:r>
              <w:t>7</w:t>
            </w:r>
          </w:p>
        </w:tc>
        <w:tc>
          <w:tcPr>
            <w:tcW w:w="1551" w:type="dxa"/>
          </w:tcPr>
          <w:p w14:paraId="2F189308" w14:textId="77777777" w:rsidR="00760DBF" w:rsidRDefault="00760DBF" w:rsidP="00760DBF">
            <w:r>
              <w:t>Reporting Student Grades for</w:t>
            </w:r>
          </w:p>
          <w:p w14:paraId="6CC02861" w14:textId="5CCD53AD" w:rsidR="00760DBF" w:rsidRDefault="00760DBF" w:rsidP="00760DBF">
            <w:r>
              <w:t>non-existing Student: Ensure the program handles the case where a student ID does not exist</w:t>
            </w:r>
          </w:p>
        </w:tc>
        <w:tc>
          <w:tcPr>
            <w:tcW w:w="6237" w:type="dxa"/>
          </w:tcPr>
          <w:p w14:paraId="0FC4B479" w14:textId="514C0F86" w:rsidR="00760DBF" w:rsidRDefault="0088364D" w:rsidP="00760DBF">
            <w:r w:rsidRPr="0088364D">
              <w:rPr>
                <w:noProof/>
              </w:rPr>
              <w:drawing>
                <wp:inline distT="0" distB="0" distL="0" distR="0" wp14:anchorId="6DFC699C" wp14:editId="076C6F06">
                  <wp:extent cx="4003675" cy="2072640"/>
                  <wp:effectExtent l="0" t="0" r="0" b="3810"/>
                  <wp:docPr id="17961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6556" name=""/>
                          <pic:cNvPicPr/>
                        </pic:nvPicPr>
                        <pic:blipFill>
                          <a:blip r:embed="rId19"/>
                          <a:stretch>
                            <a:fillRect/>
                          </a:stretch>
                        </pic:blipFill>
                        <pic:spPr>
                          <a:xfrm>
                            <a:off x="0" y="0"/>
                            <a:ext cx="4003675" cy="2072640"/>
                          </a:xfrm>
                          <a:prstGeom prst="rect">
                            <a:avLst/>
                          </a:prstGeom>
                        </pic:spPr>
                      </pic:pic>
                    </a:graphicData>
                  </a:graphic>
                </wp:inline>
              </w:drawing>
            </w:r>
          </w:p>
        </w:tc>
        <w:tc>
          <w:tcPr>
            <w:tcW w:w="708" w:type="dxa"/>
          </w:tcPr>
          <w:p w14:paraId="084C4C2B" w14:textId="11BFCA36" w:rsidR="00760DBF" w:rsidRDefault="00760DBF" w:rsidP="00760DBF">
            <w:r>
              <w:t>Pass</w:t>
            </w:r>
          </w:p>
        </w:tc>
      </w:tr>
      <w:tr w:rsidR="00760DBF" w14:paraId="1B812E44" w14:textId="77777777" w:rsidTr="000A0DDD">
        <w:tc>
          <w:tcPr>
            <w:tcW w:w="571" w:type="dxa"/>
          </w:tcPr>
          <w:p w14:paraId="55A900B1" w14:textId="267A10CB" w:rsidR="00760DBF" w:rsidRDefault="00DF7290" w:rsidP="00760DBF">
            <w:r>
              <w:t>8</w:t>
            </w:r>
          </w:p>
        </w:tc>
        <w:tc>
          <w:tcPr>
            <w:tcW w:w="1551" w:type="dxa"/>
          </w:tcPr>
          <w:p w14:paraId="4F8C6589" w14:textId="381994B4" w:rsidR="00760DBF" w:rsidRPr="00B00777" w:rsidRDefault="00760DBF" w:rsidP="00760DBF">
            <w:r>
              <w:t xml:space="preserve"> Analyzing Coursework Students: Verify that the average calculation is correct and that the program correctly identifies students above and below the average.</w:t>
            </w:r>
          </w:p>
        </w:tc>
        <w:tc>
          <w:tcPr>
            <w:tcW w:w="6237" w:type="dxa"/>
          </w:tcPr>
          <w:p w14:paraId="79DEDAC3" w14:textId="4B5FBB26" w:rsidR="00760DBF" w:rsidRPr="001D0CE6" w:rsidRDefault="0088364D" w:rsidP="00760DBF">
            <w:pPr>
              <w:rPr>
                <w:lang w:val="en-US"/>
              </w:rPr>
            </w:pPr>
            <w:r w:rsidRPr="0088364D">
              <w:rPr>
                <w:noProof/>
                <w:lang w:val="en-US"/>
              </w:rPr>
              <w:drawing>
                <wp:inline distT="0" distB="0" distL="0" distR="0" wp14:anchorId="329B8822" wp14:editId="13C24656">
                  <wp:extent cx="4003675" cy="1600835"/>
                  <wp:effectExtent l="0" t="0" r="0" b="0"/>
                  <wp:docPr id="89669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92791" name=""/>
                          <pic:cNvPicPr/>
                        </pic:nvPicPr>
                        <pic:blipFill>
                          <a:blip r:embed="rId20"/>
                          <a:stretch>
                            <a:fillRect/>
                          </a:stretch>
                        </pic:blipFill>
                        <pic:spPr>
                          <a:xfrm>
                            <a:off x="0" y="0"/>
                            <a:ext cx="4003675" cy="1600835"/>
                          </a:xfrm>
                          <a:prstGeom prst="rect">
                            <a:avLst/>
                          </a:prstGeom>
                        </pic:spPr>
                      </pic:pic>
                    </a:graphicData>
                  </a:graphic>
                </wp:inline>
              </w:drawing>
            </w:r>
          </w:p>
        </w:tc>
        <w:tc>
          <w:tcPr>
            <w:tcW w:w="708" w:type="dxa"/>
          </w:tcPr>
          <w:p w14:paraId="757B6FE9" w14:textId="7B106459" w:rsidR="00760DBF" w:rsidRDefault="00760DBF" w:rsidP="00760DBF">
            <w:r>
              <w:t>Pass</w:t>
            </w:r>
          </w:p>
        </w:tc>
      </w:tr>
      <w:tr w:rsidR="00760DBF" w14:paraId="7DC57167" w14:textId="77777777" w:rsidTr="000A0DDD">
        <w:tc>
          <w:tcPr>
            <w:tcW w:w="571" w:type="dxa"/>
          </w:tcPr>
          <w:p w14:paraId="45D89A7B" w14:textId="296C90EB" w:rsidR="00760DBF" w:rsidRDefault="00DF7290" w:rsidP="00760DBF">
            <w:r>
              <w:t>9</w:t>
            </w:r>
          </w:p>
        </w:tc>
        <w:tc>
          <w:tcPr>
            <w:tcW w:w="1551" w:type="dxa"/>
          </w:tcPr>
          <w:p w14:paraId="4B4CD647" w14:textId="77777777" w:rsidR="00760DBF" w:rsidRDefault="00760DBF" w:rsidP="00760DBF">
            <w:r>
              <w:t>Removing Students</w:t>
            </w:r>
          </w:p>
          <w:p w14:paraId="21AB27DE" w14:textId="21BADF79" w:rsidR="00760DBF" w:rsidRPr="00B00777" w:rsidRDefault="00760DBF" w:rsidP="00760DBF">
            <w:r>
              <w:t xml:space="preserve">Valid Removal: </w:t>
            </w:r>
            <w:r w:rsidR="000A0DDD">
              <w:t>When r</w:t>
            </w:r>
            <w:r>
              <w:t>emoving a student by ID that exists in the list, ensur</w:t>
            </w:r>
            <w:r w:rsidR="000A0DDD">
              <w:t xml:space="preserve">e </w:t>
            </w:r>
            <w:r>
              <w:t>the student is correctly removed.</w:t>
            </w:r>
          </w:p>
        </w:tc>
        <w:tc>
          <w:tcPr>
            <w:tcW w:w="6237" w:type="dxa"/>
          </w:tcPr>
          <w:p w14:paraId="02855525" w14:textId="3E13E1A6" w:rsidR="00760DBF" w:rsidRDefault="0088364D" w:rsidP="00760DBF">
            <w:r w:rsidRPr="0088364D">
              <w:rPr>
                <w:noProof/>
              </w:rPr>
              <w:drawing>
                <wp:inline distT="0" distB="0" distL="0" distR="0" wp14:anchorId="1BC461CB" wp14:editId="57E85CF8">
                  <wp:extent cx="4003675" cy="3047365"/>
                  <wp:effectExtent l="0" t="0" r="0" b="635"/>
                  <wp:docPr id="13331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8432" name=""/>
                          <pic:cNvPicPr/>
                        </pic:nvPicPr>
                        <pic:blipFill>
                          <a:blip r:embed="rId21"/>
                          <a:stretch>
                            <a:fillRect/>
                          </a:stretch>
                        </pic:blipFill>
                        <pic:spPr>
                          <a:xfrm>
                            <a:off x="0" y="0"/>
                            <a:ext cx="4003675" cy="3047365"/>
                          </a:xfrm>
                          <a:prstGeom prst="rect">
                            <a:avLst/>
                          </a:prstGeom>
                        </pic:spPr>
                      </pic:pic>
                    </a:graphicData>
                  </a:graphic>
                </wp:inline>
              </w:drawing>
            </w:r>
          </w:p>
        </w:tc>
        <w:tc>
          <w:tcPr>
            <w:tcW w:w="708" w:type="dxa"/>
          </w:tcPr>
          <w:p w14:paraId="50202F5A" w14:textId="7BBD3CAE" w:rsidR="00760DBF" w:rsidRDefault="00760DBF" w:rsidP="00760DBF">
            <w:r>
              <w:t>Pass</w:t>
            </w:r>
          </w:p>
        </w:tc>
      </w:tr>
      <w:tr w:rsidR="00760DBF" w14:paraId="79E54276" w14:textId="77777777" w:rsidTr="000A0DDD">
        <w:tc>
          <w:tcPr>
            <w:tcW w:w="571" w:type="dxa"/>
          </w:tcPr>
          <w:p w14:paraId="1A9C67DE" w14:textId="27EFE276" w:rsidR="00760DBF" w:rsidRDefault="00DF7290" w:rsidP="00760DBF">
            <w:r>
              <w:t>10</w:t>
            </w:r>
          </w:p>
        </w:tc>
        <w:tc>
          <w:tcPr>
            <w:tcW w:w="1551" w:type="dxa"/>
          </w:tcPr>
          <w:p w14:paraId="68A881BA" w14:textId="77777777" w:rsidR="00760DBF" w:rsidRDefault="00760DBF" w:rsidP="00760DBF">
            <w:r>
              <w:t>Removing Students</w:t>
            </w:r>
          </w:p>
          <w:p w14:paraId="7D497567" w14:textId="2385BA61" w:rsidR="00760DBF" w:rsidRPr="00B00777" w:rsidRDefault="00760DBF" w:rsidP="00760DBF">
            <w:r>
              <w:t>invalid Removal: Test removing a student whose ID does not exist in the list, ensuring program returns appropriate error message but keeps running.</w:t>
            </w:r>
          </w:p>
        </w:tc>
        <w:tc>
          <w:tcPr>
            <w:tcW w:w="6237" w:type="dxa"/>
          </w:tcPr>
          <w:p w14:paraId="2CF5F2BC" w14:textId="2669D621" w:rsidR="00760DBF" w:rsidRDefault="00DE7091" w:rsidP="00760DBF">
            <w:r w:rsidRPr="00DE7091">
              <w:rPr>
                <w:noProof/>
              </w:rPr>
              <w:drawing>
                <wp:inline distT="0" distB="0" distL="0" distR="0" wp14:anchorId="45486710" wp14:editId="05A697B3">
                  <wp:extent cx="4003675" cy="3261995"/>
                  <wp:effectExtent l="0" t="0" r="0" b="0"/>
                  <wp:docPr id="27732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8598" name=""/>
                          <pic:cNvPicPr/>
                        </pic:nvPicPr>
                        <pic:blipFill>
                          <a:blip r:embed="rId22"/>
                          <a:stretch>
                            <a:fillRect/>
                          </a:stretch>
                        </pic:blipFill>
                        <pic:spPr>
                          <a:xfrm>
                            <a:off x="0" y="0"/>
                            <a:ext cx="4003675" cy="3261995"/>
                          </a:xfrm>
                          <a:prstGeom prst="rect">
                            <a:avLst/>
                          </a:prstGeom>
                        </pic:spPr>
                      </pic:pic>
                    </a:graphicData>
                  </a:graphic>
                </wp:inline>
              </w:drawing>
            </w:r>
          </w:p>
        </w:tc>
        <w:tc>
          <w:tcPr>
            <w:tcW w:w="708" w:type="dxa"/>
          </w:tcPr>
          <w:p w14:paraId="726DD084" w14:textId="71E1A9BD" w:rsidR="00760DBF" w:rsidRDefault="00760DBF" w:rsidP="00760DBF">
            <w:r>
              <w:t>Pass</w:t>
            </w:r>
          </w:p>
        </w:tc>
      </w:tr>
      <w:tr w:rsidR="00760DBF" w14:paraId="09BFA2CE" w14:textId="77777777" w:rsidTr="000A0DDD">
        <w:tc>
          <w:tcPr>
            <w:tcW w:w="571" w:type="dxa"/>
          </w:tcPr>
          <w:p w14:paraId="1F17421A" w14:textId="0C1E3F6B" w:rsidR="00760DBF" w:rsidRDefault="00760DBF" w:rsidP="00760DBF">
            <w:r>
              <w:t>1</w:t>
            </w:r>
            <w:r w:rsidR="00DF7290">
              <w:t>1</w:t>
            </w:r>
          </w:p>
        </w:tc>
        <w:tc>
          <w:tcPr>
            <w:tcW w:w="1551" w:type="dxa"/>
          </w:tcPr>
          <w:p w14:paraId="5A4FADBE" w14:textId="6320B5D5" w:rsidR="00760DBF" w:rsidRPr="00B00777" w:rsidRDefault="00760DBF" w:rsidP="00760DBF">
            <w:r>
              <w:t>Check whether  analysingCourseworkstudents returns updated values after removing students by studentID</w:t>
            </w:r>
          </w:p>
        </w:tc>
        <w:tc>
          <w:tcPr>
            <w:tcW w:w="6237" w:type="dxa"/>
          </w:tcPr>
          <w:p w14:paraId="3DC94B1C" w14:textId="1BB9BBF9" w:rsidR="00760DBF" w:rsidRDefault="00DE7091" w:rsidP="00760DBF">
            <w:r w:rsidRPr="00DE7091">
              <w:rPr>
                <w:noProof/>
              </w:rPr>
              <w:drawing>
                <wp:inline distT="0" distB="0" distL="0" distR="0" wp14:anchorId="3F6CFED9" wp14:editId="537997EF">
                  <wp:extent cx="4003675" cy="4026535"/>
                  <wp:effectExtent l="0" t="0" r="0" b="0"/>
                  <wp:docPr id="165789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98804" name=""/>
                          <pic:cNvPicPr/>
                        </pic:nvPicPr>
                        <pic:blipFill>
                          <a:blip r:embed="rId23"/>
                          <a:stretch>
                            <a:fillRect/>
                          </a:stretch>
                        </pic:blipFill>
                        <pic:spPr>
                          <a:xfrm>
                            <a:off x="0" y="0"/>
                            <a:ext cx="4003675" cy="4026535"/>
                          </a:xfrm>
                          <a:prstGeom prst="rect">
                            <a:avLst/>
                          </a:prstGeom>
                        </pic:spPr>
                      </pic:pic>
                    </a:graphicData>
                  </a:graphic>
                </wp:inline>
              </w:drawing>
            </w:r>
          </w:p>
        </w:tc>
        <w:tc>
          <w:tcPr>
            <w:tcW w:w="708" w:type="dxa"/>
          </w:tcPr>
          <w:p w14:paraId="6E533907" w14:textId="5C98CE42" w:rsidR="00760DBF" w:rsidRDefault="00DE7091" w:rsidP="00760DBF">
            <w:r>
              <w:t>Pass</w:t>
            </w:r>
          </w:p>
        </w:tc>
      </w:tr>
      <w:tr w:rsidR="00760DBF" w14:paraId="5A90C3BD" w14:textId="77777777" w:rsidTr="000A0DDD">
        <w:trPr>
          <w:trHeight w:val="7787"/>
        </w:trPr>
        <w:tc>
          <w:tcPr>
            <w:tcW w:w="571" w:type="dxa"/>
          </w:tcPr>
          <w:p w14:paraId="4B80FE17" w14:textId="69A18EB6" w:rsidR="00760DBF" w:rsidRDefault="00760DBF" w:rsidP="00760DBF">
            <w:r>
              <w:t>1</w:t>
            </w:r>
            <w:r w:rsidR="00DF7290">
              <w:t>2</w:t>
            </w:r>
          </w:p>
        </w:tc>
        <w:tc>
          <w:tcPr>
            <w:tcW w:w="1551" w:type="dxa"/>
          </w:tcPr>
          <w:p w14:paraId="2EA09126" w14:textId="4555B2B5" w:rsidR="00760DBF" w:rsidRPr="00B00777" w:rsidRDefault="00760DBF" w:rsidP="00760DBF">
            <w:r>
              <w:t xml:space="preserve">After </w:t>
            </w:r>
            <w:r w:rsidRPr="00DE7091">
              <w:rPr>
                <w:i/>
                <w:iCs/>
              </w:rPr>
              <w:t>removing students</w:t>
            </w:r>
            <w:r>
              <w:t xml:space="preserve">, Check whether  options 7 &amp; 8 </w:t>
            </w:r>
            <w:r w:rsidRPr="00760DBF">
              <w:t>Sorting Array by StudentID and Outputting Sorted List to CSV</w:t>
            </w:r>
            <w:r>
              <w:t xml:space="preserve"> reflect the updated ArrayList in the output CSV file.</w:t>
            </w:r>
          </w:p>
        </w:tc>
        <w:tc>
          <w:tcPr>
            <w:tcW w:w="6237" w:type="dxa"/>
          </w:tcPr>
          <w:p w14:paraId="40338CA1" w14:textId="77777777" w:rsidR="00760DBF" w:rsidRDefault="00DE7091" w:rsidP="00760DBF">
            <w:r w:rsidRPr="00DE7091">
              <w:rPr>
                <w:noProof/>
              </w:rPr>
              <w:drawing>
                <wp:inline distT="0" distB="0" distL="0" distR="0" wp14:anchorId="629F9C3C" wp14:editId="20398570">
                  <wp:extent cx="4003675" cy="3267710"/>
                  <wp:effectExtent l="0" t="0" r="0" b="8890"/>
                  <wp:docPr id="134112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28745" name=""/>
                          <pic:cNvPicPr/>
                        </pic:nvPicPr>
                        <pic:blipFill>
                          <a:blip r:embed="rId24"/>
                          <a:stretch>
                            <a:fillRect/>
                          </a:stretch>
                        </pic:blipFill>
                        <pic:spPr>
                          <a:xfrm>
                            <a:off x="0" y="0"/>
                            <a:ext cx="4003675" cy="3267710"/>
                          </a:xfrm>
                          <a:prstGeom prst="rect">
                            <a:avLst/>
                          </a:prstGeom>
                        </pic:spPr>
                      </pic:pic>
                    </a:graphicData>
                  </a:graphic>
                </wp:inline>
              </w:drawing>
            </w:r>
          </w:p>
          <w:p w14:paraId="60ED1BA5" w14:textId="4526892D" w:rsidR="00DE7091" w:rsidRDefault="00A01BE4" w:rsidP="00760DBF">
            <w:r w:rsidRPr="00A01BE4">
              <w:rPr>
                <w:noProof/>
              </w:rPr>
              <w:drawing>
                <wp:inline distT="0" distB="0" distL="0" distR="0" wp14:anchorId="72695790" wp14:editId="4E5135CF">
                  <wp:extent cx="2616334" cy="1708238"/>
                  <wp:effectExtent l="0" t="0" r="0" b="6350"/>
                  <wp:docPr id="135315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51358" name=""/>
                          <pic:cNvPicPr/>
                        </pic:nvPicPr>
                        <pic:blipFill>
                          <a:blip r:embed="rId25"/>
                          <a:stretch>
                            <a:fillRect/>
                          </a:stretch>
                        </pic:blipFill>
                        <pic:spPr>
                          <a:xfrm>
                            <a:off x="0" y="0"/>
                            <a:ext cx="2616334" cy="1708238"/>
                          </a:xfrm>
                          <a:prstGeom prst="rect">
                            <a:avLst/>
                          </a:prstGeom>
                        </pic:spPr>
                      </pic:pic>
                    </a:graphicData>
                  </a:graphic>
                </wp:inline>
              </w:drawing>
            </w:r>
          </w:p>
        </w:tc>
        <w:tc>
          <w:tcPr>
            <w:tcW w:w="708" w:type="dxa"/>
          </w:tcPr>
          <w:p w14:paraId="55632C3B" w14:textId="77777777" w:rsidR="00760DBF" w:rsidRDefault="00760DBF" w:rsidP="00760DBF"/>
          <w:p w14:paraId="034A75AB" w14:textId="6D288C26" w:rsidR="00DE7091" w:rsidRDefault="00DE7091" w:rsidP="00760DBF">
            <w:r>
              <w:t>Pass</w:t>
            </w:r>
          </w:p>
        </w:tc>
      </w:tr>
      <w:tr w:rsidR="000A0DDD" w14:paraId="6D0BFCF4" w14:textId="77777777" w:rsidTr="000A0DDD">
        <w:tc>
          <w:tcPr>
            <w:tcW w:w="571" w:type="dxa"/>
          </w:tcPr>
          <w:p w14:paraId="4B919AAC" w14:textId="7A40EE33" w:rsidR="000A0DDD" w:rsidRDefault="000A0DDD" w:rsidP="000A0DDD">
            <w:r>
              <w:t>1</w:t>
            </w:r>
            <w:r w:rsidR="00A01BE4">
              <w:t>3</w:t>
            </w:r>
          </w:p>
        </w:tc>
        <w:tc>
          <w:tcPr>
            <w:tcW w:w="1551" w:type="dxa"/>
          </w:tcPr>
          <w:p w14:paraId="2BE785A9" w14:textId="1B52B307" w:rsidR="000A0DDD" w:rsidRPr="00B00777" w:rsidRDefault="000A0DDD" w:rsidP="000A0DDD">
            <w:r>
              <w:t>Verify that the exit option is triggered only by selection of 1 from menu, not by accidental invalid input.</w:t>
            </w:r>
          </w:p>
        </w:tc>
        <w:tc>
          <w:tcPr>
            <w:tcW w:w="6237" w:type="dxa"/>
          </w:tcPr>
          <w:p w14:paraId="6BFF81AE" w14:textId="7597E3DF" w:rsidR="000A0DDD" w:rsidRDefault="000A0DDD" w:rsidP="000A0DDD">
            <w:r w:rsidRPr="0088364D">
              <w:rPr>
                <w:noProof/>
              </w:rPr>
              <w:drawing>
                <wp:inline distT="0" distB="0" distL="0" distR="0" wp14:anchorId="5F0DD134" wp14:editId="301FA703">
                  <wp:extent cx="4003675" cy="3542665"/>
                  <wp:effectExtent l="0" t="0" r="0" b="635"/>
                  <wp:docPr id="39019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98517" name=""/>
                          <pic:cNvPicPr/>
                        </pic:nvPicPr>
                        <pic:blipFill>
                          <a:blip r:embed="rId26"/>
                          <a:stretch>
                            <a:fillRect/>
                          </a:stretch>
                        </pic:blipFill>
                        <pic:spPr>
                          <a:xfrm>
                            <a:off x="0" y="0"/>
                            <a:ext cx="4003675" cy="3542665"/>
                          </a:xfrm>
                          <a:prstGeom prst="rect">
                            <a:avLst/>
                          </a:prstGeom>
                        </pic:spPr>
                      </pic:pic>
                    </a:graphicData>
                  </a:graphic>
                </wp:inline>
              </w:drawing>
            </w:r>
          </w:p>
        </w:tc>
        <w:tc>
          <w:tcPr>
            <w:tcW w:w="708" w:type="dxa"/>
          </w:tcPr>
          <w:p w14:paraId="441ECF85" w14:textId="150B722A" w:rsidR="000A0DDD" w:rsidRDefault="000A0DDD" w:rsidP="000A0DDD">
            <w:r>
              <w:t>Pass</w:t>
            </w:r>
          </w:p>
        </w:tc>
      </w:tr>
      <w:tr w:rsidR="000A0DDD" w14:paraId="287E250C" w14:textId="77777777" w:rsidTr="000A0DDD">
        <w:tc>
          <w:tcPr>
            <w:tcW w:w="571" w:type="dxa"/>
          </w:tcPr>
          <w:p w14:paraId="13809EF3" w14:textId="7D4D30BC" w:rsidR="000A0DDD" w:rsidRDefault="000A0DDD" w:rsidP="000A0DDD">
            <w:r>
              <w:t>1</w:t>
            </w:r>
            <w:r w:rsidR="00A01BE4">
              <w:t>4</w:t>
            </w:r>
          </w:p>
        </w:tc>
        <w:tc>
          <w:tcPr>
            <w:tcW w:w="1551" w:type="dxa"/>
          </w:tcPr>
          <w:p w14:paraId="485E8926" w14:textId="3651D15C" w:rsidR="000A0DDD" w:rsidRPr="00B00777" w:rsidRDefault="000A0DDD" w:rsidP="000A0DDD">
            <w:r w:rsidRPr="00B00777">
              <w:t>Verify that the exit option terminates the program.</w:t>
            </w:r>
          </w:p>
        </w:tc>
        <w:tc>
          <w:tcPr>
            <w:tcW w:w="6237" w:type="dxa"/>
          </w:tcPr>
          <w:p w14:paraId="7476F7A5" w14:textId="39053DD5" w:rsidR="000A0DDD" w:rsidRDefault="00E501CA" w:rsidP="000A0DDD">
            <w:ins w:id="22" w:author="YANG FENGFAN" w:date="2024-04-06T12:11:00Z">
              <w:r w:rsidRPr="00E501CA">
                <w:drawing>
                  <wp:inline distT="0" distB="0" distL="0" distR="0" wp14:anchorId="358BD24A" wp14:editId="500F3EC5">
                    <wp:extent cx="3587934" cy="2533780"/>
                    <wp:effectExtent l="0" t="0" r="0" b="0"/>
                    <wp:docPr id="178133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31457" name=""/>
                            <pic:cNvPicPr/>
                          </pic:nvPicPr>
                          <pic:blipFill>
                            <a:blip r:embed="rId27"/>
                            <a:stretch>
                              <a:fillRect/>
                            </a:stretch>
                          </pic:blipFill>
                          <pic:spPr>
                            <a:xfrm>
                              <a:off x="0" y="0"/>
                              <a:ext cx="3587934" cy="2533780"/>
                            </a:xfrm>
                            <a:prstGeom prst="rect">
                              <a:avLst/>
                            </a:prstGeom>
                          </pic:spPr>
                        </pic:pic>
                      </a:graphicData>
                    </a:graphic>
                  </wp:inline>
                </w:drawing>
              </w:r>
            </w:ins>
          </w:p>
          <w:p w14:paraId="6DC04B79" w14:textId="07789BFF" w:rsidR="000A0DDD" w:rsidRPr="000635B3" w:rsidRDefault="000A0DDD" w:rsidP="000A0DDD"/>
        </w:tc>
        <w:tc>
          <w:tcPr>
            <w:tcW w:w="708" w:type="dxa"/>
          </w:tcPr>
          <w:p w14:paraId="051C448A" w14:textId="0415E3C4" w:rsidR="000A0DDD" w:rsidRPr="000A0DDD" w:rsidRDefault="00E501CA" w:rsidP="000A0DDD">
            <w:ins w:id="23" w:author="YANG FENGFAN" w:date="2024-04-06T12:11:00Z">
              <w:r>
                <w:t>Pass</w:t>
              </w:r>
            </w:ins>
            <w:del w:id="24" w:author="YANG FENGFAN" w:date="2024-04-06T12:11:00Z">
              <w:r w:rsidR="000A0DDD" w:rsidRPr="000A0DDD">
                <w:delText>Fail</w:delText>
              </w:r>
            </w:del>
          </w:p>
        </w:tc>
      </w:tr>
    </w:tbl>
    <w:p w14:paraId="70A25804" w14:textId="77777777" w:rsidR="000D1075" w:rsidRPr="000D1075" w:rsidRDefault="000D1075" w:rsidP="000D1075"/>
    <w:sectPr w:rsidR="000D1075" w:rsidRPr="000D1075">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8218E" w14:textId="77777777" w:rsidR="00BE60DA" w:rsidRDefault="00BE60DA" w:rsidP="00DD6C9D">
      <w:pPr>
        <w:spacing w:after="0" w:line="240" w:lineRule="auto"/>
      </w:pPr>
      <w:r>
        <w:separator/>
      </w:r>
    </w:p>
  </w:endnote>
  <w:endnote w:type="continuationSeparator" w:id="0">
    <w:p w14:paraId="31D7867D" w14:textId="77777777" w:rsidR="00BE60DA" w:rsidRDefault="00BE60DA" w:rsidP="00DD6C9D">
      <w:pPr>
        <w:spacing w:after="0" w:line="240" w:lineRule="auto"/>
      </w:pPr>
      <w:r>
        <w:continuationSeparator/>
      </w:r>
    </w:p>
  </w:endnote>
  <w:endnote w:type="continuationNotice" w:id="1">
    <w:p w14:paraId="5F74E430" w14:textId="77777777" w:rsidR="00BE60DA" w:rsidRDefault="00BE60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8536833"/>
      <w:docPartObj>
        <w:docPartGallery w:val="Page Numbers (Bottom of Page)"/>
        <w:docPartUnique/>
      </w:docPartObj>
    </w:sdtPr>
    <w:sdtEndPr>
      <w:rPr>
        <w:color w:val="7F7F7F" w:themeColor="background1" w:themeShade="7F"/>
        <w:spacing w:val="60"/>
      </w:rPr>
    </w:sdtEndPr>
    <w:sdtContent>
      <w:p w14:paraId="33948B75" w14:textId="72FF549D" w:rsidR="00DD6C9D" w:rsidRDefault="00DD6C9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3E5E890" w14:textId="77777777" w:rsidR="00DD6C9D" w:rsidRDefault="00DD6C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9E7B5" w14:textId="77777777" w:rsidR="00BE60DA" w:rsidRDefault="00BE60DA" w:rsidP="00DD6C9D">
      <w:pPr>
        <w:spacing w:after="0" w:line="240" w:lineRule="auto"/>
      </w:pPr>
      <w:r>
        <w:separator/>
      </w:r>
    </w:p>
  </w:footnote>
  <w:footnote w:type="continuationSeparator" w:id="0">
    <w:p w14:paraId="678E9654" w14:textId="77777777" w:rsidR="00BE60DA" w:rsidRDefault="00BE60DA" w:rsidP="00DD6C9D">
      <w:pPr>
        <w:spacing w:after="0" w:line="240" w:lineRule="auto"/>
      </w:pPr>
      <w:r>
        <w:continuationSeparator/>
      </w:r>
    </w:p>
  </w:footnote>
  <w:footnote w:type="continuationNotice" w:id="1">
    <w:p w14:paraId="3C6F93C4" w14:textId="77777777" w:rsidR="00BE60DA" w:rsidRDefault="00BE60D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EEDAB" w14:textId="77777777" w:rsidR="00A76B70" w:rsidRDefault="00A76B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2734"/>
    <w:multiLevelType w:val="multilevel"/>
    <w:tmpl w:val="5D2023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264865"/>
    <w:multiLevelType w:val="hybridMultilevel"/>
    <w:tmpl w:val="17AEDA5E"/>
    <w:lvl w:ilvl="0" w:tplc="4809000F">
      <w:start w:val="7"/>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44D6444"/>
    <w:multiLevelType w:val="multilevel"/>
    <w:tmpl w:val="7E8E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A322A29"/>
    <w:multiLevelType w:val="hybridMultilevel"/>
    <w:tmpl w:val="305227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56C503EC"/>
    <w:multiLevelType w:val="multilevel"/>
    <w:tmpl w:val="5092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3754713"/>
    <w:multiLevelType w:val="multilevel"/>
    <w:tmpl w:val="5D2023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4574940">
    <w:abstractNumId w:val="4"/>
  </w:num>
  <w:num w:numId="2" w16cid:durableId="1646741220">
    <w:abstractNumId w:val="0"/>
  </w:num>
  <w:num w:numId="3" w16cid:durableId="1989164581">
    <w:abstractNumId w:val="5"/>
  </w:num>
  <w:num w:numId="4" w16cid:durableId="1679388345">
    <w:abstractNumId w:val="1"/>
  </w:num>
  <w:num w:numId="5" w16cid:durableId="846015856">
    <w:abstractNumId w:val="2"/>
  </w:num>
  <w:num w:numId="6" w16cid:durableId="207692720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NG FENGFAN">
    <w15:presenceInfo w15:providerId="AD" w15:userId="S::F20FA0577@student.nafa.edu.sg::636c4196-b9ee-49ee-bbe3-0e73bf0321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E64"/>
    <w:rsid w:val="00057174"/>
    <w:rsid w:val="000635B3"/>
    <w:rsid w:val="000A0DDD"/>
    <w:rsid w:val="000D1075"/>
    <w:rsid w:val="00122008"/>
    <w:rsid w:val="00125D5F"/>
    <w:rsid w:val="001C69DF"/>
    <w:rsid w:val="001D0CE6"/>
    <w:rsid w:val="001F16F3"/>
    <w:rsid w:val="0024657A"/>
    <w:rsid w:val="002A6668"/>
    <w:rsid w:val="002B5CD7"/>
    <w:rsid w:val="0031259B"/>
    <w:rsid w:val="003176B0"/>
    <w:rsid w:val="003B0110"/>
    <w:rsid w:val="00407CC0"/>
    <w:rsid w:val="00456912"/>
    <w:rsid w:val="004618AA"/>
    <w:rsid w:val="0046609E"/>
    <w:rsid w:val="004750F8"/>
    <w:rsid w:val="004C3330"/>
    <w:rsid w:val="004F2F0F"/>
    <w:rsid w:val="005630CF"/>
    <w:rsid w:val="005B265B"/>
    <w:rsid w:val="005C3415"/>
    <w:rsid w:val="005C60C1"/>
    <w:rsid w:val="005D43B1"/>
    <w:rsid w:val="006240FF"/>
    <w:rsid w:val="00656E40"/>
    <w:rsid w:val="006741D4"/>
    <w:rsid w:val="006B2891"/>
    <w:rsid w:val="006C1E72"/>
    <w:rsid w:val="00760DBF"/>
    <w:rsid w:val="00765525"/>
    <w:rsid w:val="007918EB"/>
    <w:rsid w:val="00853867"/>
    <w:rsid w:val="0088364D"/>
    <w:rsid w:val="008952C3"/>
    <w:rsid w:val="008C71AB"/>
    <w:rsid w:val="00913A4F"/>
    <w:rsid w:val="00972C3A"/>
    <w:rsid w:val="00985B54"/>
    <w:rsid w:val="00987E64"/>
    <w:rsid w:val="009919C9"/>
    <w:rsid w:val="009D225A"/>
    <w:rsid w:val="00A01BE4"/>
    <w:rsid w:val="00A75BE6"/>
    <w:rsid w:val="00A76B70"/>
    <w:rsid w:val="00A76FA2"/>
    <w:rsid w:val="00A92EF8"/>
    <w:rsid w:val="00B00777"/>
    <w:rsid w:val="00B34C6F"/>
    <w:rsid w:val="00B752FD"/>
    <w:rsid w:val="00B8788A"/>
    <w:rsid w:val="00B948AE"/>
    <w:rsid w:val="00BE60DA"/>
    <w:rsid w:val="00C85CC5"/>
    <w:rsid w:val="00D03365"/>
    <w:rsid w:val="00D837D2"/>
    <w:rsid w:val="00DD6C9D"/>
    <w:rsid w:val="00DE7091"/>
    <w:rsid w:val="00DF7290"/>
    <w:rsid w:val="00E501CA"/>
    <w:rsid w:val="00E5322C"/>
    <w:rsid w:val="00EE2C11"/>
    <w:rsid w:val="00EE43D5"/>
    <w:rsid w:val="00EF5EEC"/>
    <w:rsid w:val="00F40CCB"/>
    <w:rsid w:val="00F9051C"/>
    <w:rsid w:val="00FC0991"/>
    <w:rsid w:val="00FE122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AC94B"/>
  <w15:chartTrackingRefBased/>
  <w15:docId w15:val="{9328B628-4297-42D6-BB09-CFAB7BF8C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BE4"/>
  </w:style>
  <w:style w:type="paragraph" w:styleId="Heading1">
    <w:name w:val="heading 1"/>
    <w:basedOn w:val="Normal"/>
    <w:next w:val="Normal"/>
    <w:link w:val="Heading1Char"/>
    <w:uiPriority w:val="9"/>
    <w:qFormat/>
    <w:rsid w:val="00EF5E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5E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5E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7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948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48A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07CC0"/>
    <w:pPr>
      <w:ind w:left="720"/>
      <w:contextualSpacing/>
    </w:pPr>
  </w:style>
  <w:style w:type="character" w:customStyle="1" w:styleId="Heading1Char">
    <w:name w:val="Heading 1 Char"/>
    <w:basedOn w:val="DefaultParagraphFont"/>
    <w:link w:val="Heading1"/>
    <w:uiPriority w:val="9"/>
    <w:rsid w:val="00EF5E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5E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5EEC"/>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EE43D5"/>
    <w:pPr>
      <w:spacing w:after="0" w:line="240" w:lineRule="auto"/>
    </w:pPr>
  </w:style>
  <w:style w:type="paragraph" w:styleId="Header">
    <w:name w:val="header"/>
    <w:basedOn w:val="Normal"/>
    <w:link w:val="HeaderChar"/>
    <w:uiPriority w:val="99"/>
    <w:unhideWhenUsed/>
    <w:rsid w:val="00DD6C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6C9D"/>
  </w:style>
  <w:style w:type="paragraph" w:styleId="Footer">
    <w:name w:val="footer"/>
    <w:basedOn w:val="Normal"/>
    <w:link w:val="FooterChar"/>
    <w:uiPriority w:val="99"/>
    <w:unhideWhenUsed/>
    <w:rsid w:val="00DD6C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6C9D"/>
  </w:style>
  <w:style w:type="paragraph" w:styleId="TOCHeading">
    <w:name w:val="TOC Heading"/>
    <w:basedOn w:val="Heading1"/>
    <w:next w:val="Normal"/>
    <w:uiPriority w:val="39"/>
    <w:unhideWhenUsed/>
    <w:qFormat/>
    <w:rsid w:val="00DD6C9D"/>
    <w:pPr>
      <w:outlineLvl w:val="9"/>
    </w:pPr>
    <w:rPr>
      <w:kern w:val="0"/>
      <w:lang w:val="en-US"/>
      <w14:ligatures w14:val="none"/>
    </w:rPr>
  </w:style>
  <w:style w:type="paragraph" w:styleId="TOC1">
    <w:name w:val="toc 1"/>
    <w:basedOn w:val="Normal"/>
    <w:next w:val="Normal"/>
    <w:autoRedefine/>
    <w:uiPriority w:val="39"/>
    <w:unhideWhenUsed/>
    <w:rsid w:val="00DD6C9D"/>
    <w:pPr>
      <w:spacing w:after="100"/>
    </w:pPr>
  </w:style>
  <w:style w:type="paragraph" w:styleId="TOC2">
    <w:name w:val="toc 2"/>
    <w:basedOn w:val="Normal"/>
    <w:next w:val="Normal"/>
    <w:autoRedefine/>
    <w:uiPriority w:val="39"/>
    <w:unhideWhenUsed/>
    <w:rsid w:val="00DD6C9D"/>
    <w:pPr>
      <w:spacing w:after="100"/>
      <w:ind w:left="220"/>
    </w:pPr>
  </w:style>
  <w:style w:type="character" w:styleId="Hyperlink">
    <w:name w:val="Hyperlink"/>
    <w:basedOn w:val="DefaultParagraphFont"/>
    <w:uiPriority w:val="99"/>
    <w:unhideWhenUsed/>
    <w:rsid w:val="00DD6C9D"/>
    <w:rPr>
      <w:color w:val="0563C1" w:themeColor="hyperlink"/>
      <w:u w:val="single"/>
    </w:rPr>
  </w:style>
  <w:style w:type="paragraph" w:styleId="Revision">
    <w:name w:val="Revision"/>
    <w:hidden/>
    <w:uiPriority w:val="99"/>
    <w:semiHidden/>
    <w:rsid w:val="00A76B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287851">
      <w:bodyDiv w:val="1"/>
      <w:marLeft w:val="0"/>
      <w:marRight w:val="0"/>
      <w:marTop w:val="0"/>
      <w:marBottom w:val="0"/>
      <w:divBdr>
        <w:top w:val="none" w:sz="0" w:space="0" w:color="auto"/>
        <w:left w:val="none" w:sz="0" w:space="0" w:color="auto"/>
        <w:bottom w:val="none" w:sz="0" w:space="0" w:color="auto"/>
        <w:right w:val="none" w:sz="0" w:space="0" w:color="auto"/>
      </w:divBdr>
    </w:div>
    <w:div w:id="354380880">
      <w:bodyDiv w:val="1"/>
      <w:marLeft w:val="0"/>
      <w:marRight w:val="0"/>
      <w:marTop w:val="0"/>
      <w:marBottom w:val="0"/>
      <w:divBdr>
        <w:top w:val="none" w:sz="0" w:space="0" w:color="auto"/>
        <w:left w:val="none" w:sz="0" w:space="0" w:color="auto"/>
        <w:bottom w:val="none" w:sz="0" w:space="0" w:color="auto"/>
        <w:right w:val="none" w:sz="0" w:space="0" w:color="auto"/>
      </w:divBdr>
    </w:div>
    <w:div w:id="453138112">
      <w:bodyDiv w:val="1"/>
      <w:marLeft w:val="0"/>
      <w:marRight w:val="0"/>
      <w:marTop w:val="0"/>
      <w:marBottom w:val="0"/>
      <w:divBdr>
        <w:top w:val="none" w:sz="0" w:space="0" w:color="auto"/>
        <w:left w:val="none" w:sz="0" w:space="0" w:color="auto"/>
        <w:bottom w:val="none" w:sz="0" w:space="0" w:color="auto"/>
        <w:right w:val="none" w:sz="0" w:space="0" w:color="auto"/>
      </w:divBdr>
    </w:div>
    <w:div w:id="731734376">
      <w:bodyDiv w:val="1"/>
      <w:marLeft w:val="0"/>
      <w:marRight w:val="0"/>
      <w:marTop w:val="0"/>
      <w:marBottom w:val="0"/>
      <w:divBdr>
        <w:top w:val="none" w:sz="0" w:space="0" w:color="auto"/>
        <w:left w:val="none" w:sz="0" w:space="0" w:color="auto"/>
        <w:bottom w:val="none" w:sz="0" w:space="0" w:color="auto"/>
        <w:right w:val="none" w:sz="0" w:space="0" w:color="auto"/>
      </w:divBdr>
      <w:divsChild>
        <w:div w:id="1704356348">
          <w:marLeft w:val="0"/>
          <w:marRight w:val="0"/>
          <w:marTop w:val="0"/>
          <w:marBottom w:val="0"/>
          <w:divBdr>
            <w:top w:val="single" w:sz="2" w:space="0" w:color="E3E3E3"/>
            <w:left w:val="single" w:sz="2" w:space="0" w:color="E3E3E3"/>
            <w:bottom w:val="single" w:sz="2" w:space="0" w:color="E3E3E3"/>
            <w:right w:val="single" w:sz="2" w:space="0" w:color="E3E3E3"/>
          </w:divBdr>
          <w:divsChild>
            <w:div w:id="1321470362">
              <w:marLeft w:val="0"/>
              <w:marRight w:val="0"/>
              <w:marTop w:val="0"/>
              <w:marBottom w:val="0"/>
              <w:divBdr>
                <w:top w:val="single" w:sz="2" w:space="0" w:color="E3E3E3"/>
                <w:left w:val="single" w:sz="2" w:space="0" w:color="E3E3E3"/>
                <w:bottom w:val="single" w:sz="2" w:space="0" w:color="E3E3E3"/>
                <w:right w:val="single" w:sz="2" w:space="0" w:color="E3E3E3"/>
              </w:divBdr>
              <w:divsChild>
                <w:div w:id="44792943">
                  <w:marLeft w:val="0"/>
                  <w:marRight w:val="0"/>
                  <w:marTop w:val="0"/>
                  <w:marBottom w:val="0"/>
                  <w:divBdr>
                    <w:top w:val="single" w:sz="2" w:space="0" w:color="E3E3E3"/>
                    <w:left w:val="single" w:sz="2" w:space="0" w:color="E3E3E3"/>
                    <w:bottom w:val="single" w:sz="2" w:space="0" w:color="E3E3E3"/>
                    <w:right w:val="single" w:sz="2" w:space="0" w:color="E3E3E3"/>
                  </w:divBdr>
                  <w:divsChild>
                    <w:div w:id="478767004">
                      <w:marLeft w:val="0"/>
                      <w:marRight w:val="0"/>
                      <w:marTop w:val="0"/>
                      <w:marBottom w:val="0"/>
                      <w:divBdr>
                        <w:top w:val="single" w:sz="2" w:space="0" w:color="E3E3E3"/>
                        <w:left w:val="single" w:sz="2" w:space="0" w:color="E3E3E3"/>
                        <w:bottom w:val="single" w:sz="2" w:space="0" w:color="E3E3E3"/>
                        <w:right w:val="single" w:sz="2" w:space="0" w:color="E3E3E3"/>
                      </w:divBdr>
                      <w:divsChild>
                        <w:div w:id="458955448">
                          <w:marLeft w:val="0"/>
                          <w:marRight w:val="0"/>
                          <w:marTop w:val="0"/>
                          <w:marBottom w:val="0"/>
                          <w:divBdr>
                            <w:top w:val="single" w:sz="2" w:space="0" w:color="E3E3E3"/>
                            <w:left w:val="single" w:sz="2" w:space="0" w:color="E3E3E3"/>
                            <w:bottom w:val="single" w:sz="2" w:space="0" w:color="E3E3E3"/>
                            <w:right w:val="single" w:sz="2" w:space="0" w:color="E3E3E3"/>
                          </w:divBdr>
                          <w:divsChild>
                            <w:div w:id="901981938">
                              <w:marLeft w:val="0"/>
                              <w:marRight w:val="0"/>
                              <w:marTop w:val="100"/>
                              <w:marBottom w:val="100"/>
                              <w:divBdr>
                                <w:top w:val="single" w:sz="2" w:space="0" w:color="E3E3E3"/>
                                <w:left w:val="single" w:sz="2" w:space="0" w:color="E3E3E3"/>
                                <w:bottom w:val="single" w:sz="2" w:space="0" w:color="E3E3E3"/>
                                <w:right w:val="single" w:sz="2" w:space="0" w:color="E3E3E3"/>
                              </w:divBdr>
                              <w:divsChild>
                                <w:div w:id="1773476517">
                                  <w:marLeft w:val="0"/>
                                  <w:marRight w:val="0"/>
                                  <w:marTop w:val="0"/>
                                  <w:marBottom w:val="0"/>
                                  <w:divBdr>
                                    <w:top w:val="single" w:sz="2" w:space="0" w:color="E3E3E3"/>
                                    <w:left w:val="single" w:sz="2" w:space="0" w:color="E3E3E3"/>
                                    <w:bottom w:val="single" w:sz="2" w:space="0" w:color="E3E3E3"/>
                                    <w:right w:val="single" w:sz="2" w:space="0" w:color="E3E3E3"/>
                                  </w:divBdr>
                                  <w:divsChild>
                                    <w:div w:id="1684940305">
                                      <w:marLeft w:val="0"/>
                                      <w:marRight w:val="0"/>
                                      <w:marTop w:val="0"/>
                                      <w:marBottom w:val="0"/>
                                      <w:divBdr>
                                        <w:top w:val="single" w:sz="2" w:space="0" w:color="E3E3E3"/>
                                        <w:left w:val="single" w:sz="2" w:space="0" w:color="E3E3E3"/>
                                        <w:bottom w:val="single" w:sz="2" w:space="0" w:color="E3E3E3"/>
                                        <w:right w:val="single" w:sz="2" w:space="0" w:color="E3E3E3"/>
                                      </w:divBdr>
                                      <w:divsChild>
                                        <w:div w:id="170028916">
                                          <w:marLeft w:val="0"/>
                                          <w:marRight w:val="0"/>
                                          <w:marTop w:val="0"/>
                                          <w:marBottom w:val="0"/>
                                          <w:divBdr>
                                            <w:top w:val="single" w:sz="2" w:space="0" w:color="E3E3E3"/>
                                            <w:left w:val="single" w:sz="2" w:space="0" w:color="E3E3E3"/>
                                            <w:bottom w:val="single" w:sz="2" w:space="0" w:color="E3E3E3"/>
                                            <w:right w:val="single" w:sz="2" w:space="0" w:color="E3E3E3"/>
                                          </w:divBdr>
                                          <w:divsChild>
                                            <w:div w:id="928083933">
                                              <w:marLeft w:val="0"/>
                                              <w:marRight w:val="0"/>
                                              <w:marTop w:val="0"/>
                                              <w:marBottom w:val="0"/>
                                              <w:divBdr>
                                                <w:top w:val="single" w:sz="2" w:space="0" w:color="E3E3E3"/>
                                                <w:left w:val="single" w:sz="2" w:space="0" w:color="E3E3E3"/>
                                                <w:bottom w:val="single" w:sz="2" w:space="0" w:color="E3E3E3"/>
                                                <w:right w:val="single" w:sz="2" w:space="0" w:color="E3E3E3"/>
                                              </w:divBdr>
                                              <w:divsChild>
                                                <w:div w:id="604117512">
                                                  <w:marLeft w:val="0"/>
                                                  <w:marRight w:val="0"/>
                                                  <w:marTop w:val="0"/>
                                                  <w:marBottom w:val="0"/>
                                                  <w:divBdr>
                                                    <w:top w:val="single" w:sz="2" w:space="0" w:color="E3E3E3"/>
                                                    <w:left w:val="single" w:sz="2" w:space="0" w:color="E3E3E3"/>
                                                    <w:bottom w:val="single" w:sz="2" w:space="0" w:color="E3E3E3"/>
                                                    <w:right w:val="single" w:sz="2" w:space="0" w:color="E3E3E3"/>
                                                  </w:divBdr>
                                                  <w:divsChild>
                                                    <w:div w:id="4290124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9630771">
          <w:marLeft w:val="0"/>
          <w:marRight w:val="0"/>
          <w:marTop w:val="0"/>
          <w:marBottom w:val="0"/>
          <w:divBdr>
            <w:top w:val="none" w:sz="0" w:space="0" w:color="auto"/>
            <w:left w:val="none" w:sz="0" w:space="0" w:color="auto"/>
            <w:bottom w:val="none" w:sz="0" w:space="0" w:color="auto"/>
            <w:right w:val="none" w:sz="0" w:space="0" w:color="auto"/>
          </w:divBdr>
        </w:div>
      </w:divsChild>
    </w:div>
    <w:div w:id="904413582">
      <w:bodyDiv w:val="1"/>
      <w:marLeft w:val="0"/>
      <w:marRight w:val="0"/>
      <w:marTop w:val="0"/>
      <w:marBottom w:val="0"/>
      <w:divBdr>
        <w:top w:val="none" w:sz="0" w:space="0" w:color="auto"/>
        <w:left w:val="none" w:sz="0" w:space="0" w:color="auto"/>
        <w:bottom w:val="none" w:sz="0" w:space="0" w:color="auto"/>
        <w:right w:val="none" w:sz="0" w:space="0" w:color="auto"/>
      </w:divBdr>
    </w:div>
    <w:div w:id="1096252296">
      <w:bodyDiv w:val="1"/>
      <w:marLeft w:val="0"/>
      <w:marRight w:val="0"/>
      <w:marTop w:val="0"/>
      <w:marBottom w:val="0"/>
      <w:divBdr>
        <w:top w:val="none" w:sz="0" w:space="0" w:color="auto"/>
        <w:left w:val="none" w:sz="0" w:space="0" w:color="auto"/>
        <w:bottom w:val="none" w:sz="0" w:space="0" w:color="auto"/>
        <w:right w:val="none" w:sz="0" w:space="0" w:color="auto"/>
      </w:divBdr>
    </w:div>
    <w:div w:id="1128664981">
      <w:bodyDiv w:val="1"/>
      <w:marLeft w:val="0"/>
      <w:marRight w:val="0"/>
      <w:marTop w:val="0"/>
      <w:marBottom w:val="0"/>
      <w:divBdr>
        <w:top w:val="none" w:sz="0" w:space="0" w:color="auto"/>
        <w:left w:val="none" w:sz="0" w:space="0" w:color="auto"/>
        <w:bottom w:val="none" w:sz="0" w:space="0" w:color="auto"/>
        <w:right w:val="none" w:sz="0" w:space="0" w:color="auto"/>
      </w:divBdr>
    </w:div>
    <w:div w:id="1193153852">
      <w:bodyDiv w:val="1"/>
      <w:marLeft w:val="0"/>
      <w:marRight w:val="0"/>
      <w:marTop w:val="0"/>
      <w:marBottom w:val="0"/>
      <w:divBdr>
        <w:top w:val="none" w:sz="0" w:space="0" w:color="auto"/>
        <w:left w:val="none" w:sz="0" w:space="0" w:color="auto"/>
        <w:bottom w:val="none" w:sz="0" w:space="0" w:color="auto"/>
        <w:right w:val="none" w:sz="0" w:space="0" w:color="auto"/>
      </w:divBdr>
    </w:div>
    <w:div w:id="1365598715">
      <w:bodyDiv w:val="1"/>
      <w:marLeft w:val="0"/>
      <w:marRight w:val="0"/>
      <w:marTop w:val="0"/>
      <w:marBottom w:val="0"/>
      <w:divBdr>
        <w:top w:val="none" w:sz="0" w:space="0" w:color="auto"/>
        <w:left w:val="none" w:sz="0" w:space="0" w:color="auto"/>
        <w:bottom w:val="none" w:sz="0" w:space="0" w:color="auto"/>
        <w:right w:val="none" w:sz="0" w:space="0" w:color="auto"/>
      </w:divBdr>
    </w:div>
    <w:div w:id="1373965462">
      <w:bodyDiv w:val="1"/>
      <w:marLeft w:val="0"/>
      <w:marRight w:val="0"/>
      <w:marTop w:val="0"/>
      <w:marBottom w:val="0"/>
      <w:divBdr>
        <w:top w:val="none" w:sz="0" w:space="0" w:color="auto"/>
        <w:left w:val="none" w:sz="0" w:space="0" w:color="auto"/>
        <w:bottom w:val="none" w:sz="0" w:space="0" w:color="auto"/>
        <w:right w:val="none" w:sz="0" w:space="0" w:color="auto"/>
      </w:divBdr>
    </w:div>
    <w:div w:id="1584487813">
      <w:bodyDiv w:val="1"/>
      <w:marLeft w:val="0"/>
      <w:marRight w:val="0"/>
      <w:marTop w:val="0"/>
      <w:marBottom w:val="0"/>
      <w:divBdr>
        <w:top w:val="none" w:sz="0" w:space="0" w:color="auto"/>
        <w:left w:val="none" w:sz="0" w:space="0" w:color="auto"/>
        <w:bottom w:val="none" w:sz="0" w:space="0" w:color="auto"/>
        <w:right w:val="none" w:sz="0" w:space="0" w:color="auto"/>
      </w:divBdr>
    </w:div>
    <w:div w:id="1822430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550B8-B25E-444A-A217-F43CC5BAF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1</Pages>
  <Words>4745</Words>
  <Characters>27052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FENGFAN</dc:creator>
  <cp:keywords/>
  <dc:description/>
  <cp:lastModifiedBy>YANG FENGFAN</cp:lastModifiedBy>
  <cp:revision>5</cp:revision>
  <dcterms:created xsi:type="dcterms:W3CDTF">2024-04-05T19:38:00Z</dcterms:created>
  <dcterms:modified xsi:type="dcterms:W3CDTF">2024-04-06T04:11:00Z</dcterms:modified>
</cp:coreProperties>
</file>